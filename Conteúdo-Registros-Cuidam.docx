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Apresentação do Guia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8919205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que Cuidam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 Digital para Apoio ao Registro da Puericultura na Atenção Primária à Saúde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apoio prático para profissionais da APS, fortalecendo o cuidado à criança por meio de registros qualificados da puericultura no prontuário eletrônico e na Caderneta da Criança, em alinhamento com os indicadores da Unidade Amiga da Primeira Infância e do Saúde Brasil 360º.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👉 Explorar o guia interativo</w:t>
        <w:br w:type="textWrapping"/>
        <w:br w:type="textWrapping"/>
        <w:t xml:space="preserve">Idealizado por Arina Araújo da Silva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</w:t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85347886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Apresentação do Guia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Olá, profissional da Atenção Primária à Saúde!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puericultura constitui-se como um dos principais eixos da Atenção Primária à Saúde (APS), possibilitando o acompanhamento contínuo do crescimento e desenvolvimento infantil, articulado à promoção da saúde e à identificação precoce de agravos desde o nascimento.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que esse acompanhamento seja efetivo, o registro qualificado das informações no prontuário eletrônico e na Caderneta da Criança é essencial. Esses instrumentos garantem a continuidade do cuidado, favorecem a comunicação entre os profissionais da equipe e possibilitam o acompanhamento da criança ao longo do tempo, inclusive com a participação ativa da família.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guia surge a partir das situações reais do cotidiano dos serviços de saúde, especialmente das dificuldades relacionadas ao registro das informações na puericultura, o que registrar, como registrar e como manter a coerência entre os diferentes instrumentos de cuidado.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Sua construção está alinhada à Política Nacional de Atenção Integral à Saúde da Criança (PNAISC) e aos princípios organizativos da Atenção Primária à Saúde, em diálogo com estratégias como a Unidade Amiga da Primeira Infância (UAPI) e o modelo de financiamento da APS, representado pelo Brasil 360º, que utilizam os registros em saúde como base para o monitoramento de indicadores, especialmente aqueles relacionados ao desenvolvimento infantil.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este material foi desenvolvido como uma ferramenta prática de apoio ao trabalho, com o objetivo de orientar e facilitar o registro da consulta de puericultura de forma simples, objetiva e aplicável à realidade dos serviços.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 que este guia contribua para tornar o registro mais qualificado e significativo, fortalecendo a puericultura e a atenção à saúde infantil na Atenção Primária à Saúde.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sdt>
        <w:sdtPr>
          <w:id w:val="-178739530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Puericultura e Desenvolvimento Infantil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1936616281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puericultura constitui-se como eixo central da Atenção Primária à Saúde (APS), sendo uma estratégia essencial para a vigilância, promoção da saúde e acompanhamento longitudinal do crescimento e desenvolvimento infantil. Para além das consultas periódicas, envolve a identificação precoce de agravos, o acompanhamento dos marcos do desenvolvimento e a orientação contínua às famílias, contribuindo para a integralidade do cuidado.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Destaca-se que os primeiros anos de vida, especialmente os primeiros mil dias, representam um período crítico para o desenvolvimento infantil, marcado por intensas transformações biológicas, cognitivas e psicossociais. A atenção qualificada nesse período impacta diretamente as condições de saúde ao longo da vida, reforçando a importância do acompanhamento sistemático na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sdt>
        <w:sdtPr>
          <w:id w:val="-1217877812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27181750"/>
          <w:tag w:val="goog_rdk_5"/>
        </w:sdtPr>
        <w:sdtContent>
          <w:commentRangeStart w:id="5"/>
        </w:sdtContent>
      </w:sdt>
      <w:sdt>
        <w:sdtPr>
          <w:id w:val="831486859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975398954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qualificação do registro na puericultura, no contexto atual, ultrapassa a dimensão assistencial e configura-se como um componente estratégico tanto para a gestão do cuidado quanto para o financiamento da Atenção Primária à Saúde (APS). Nesse cenário, destacam-se duas iniciativas complementares: o Saúde Brasil 360º, de abrangência nacional, e a Unidade Amiga da Primeira Infância (UAPI),  estratégia local do município de Fortaleza, alinhada às diretrizes nacionais de promoção do desenvolvimento </w:t>
      </w:r>
      <w:sdt>
        <w:sdtPr>
          <w:id w:val="-1809857343"/>
          <w:tag w:val="goog_rdk_8"/>
        </w:sdtPr>
        <w:sdtContent>
          <w:commentRangeStart w:id="8"/>
        </w:sdtContent>
      </w:sdt>
      <w:sdt>
        <w:sdtPr>
          <w:id w:val="-1142494986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infantil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sdt>
        <w:sdtPr>
          <w:id w:val="1524924610"/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Saúde Brasil 360º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816669265"/>
          <w:tag w:val="goog_rdk_11"/>
        </w:sdtPr>
        <w:sdtContent>
          <w:commentRangeStart w:id="1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âmbito do Saúde Brasil 360º,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modelo de financiamento da APS instituído pelo Ministério da Saúde, constitui-se como uma política nacional que vincula parte do repasse de recursos ao desempenho das equipes em indicadores de qualidade. Dentre esses, destaca-se o indicador “Cuidado no Desenvolvimento Infantil” (C2), que avalia o acesso, o acompanhamento longitudinal e a realização de boas práticas no cuidado às crianças de até dois anos de idade (Brasil, 2024).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Esse indicador é composto por um conjunto de ações essenciais, diretamente relacionadas à puericultura, sendo elas: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681255044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Realização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primeira consulta presencial até o 30º dia de vida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Garantia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no mínimo nove consultas presenciais ou remotas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de puericultura até os dois anos;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no mínimo nove avaliações simultâneas de peso e altura até os dois anos de vida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Realização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duas visitas domiciliares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com participação do ACS/TACS, sendo a primeira até os primeiros 30 (trinta) dias de vida e a segunda até os 06 (seis) meses de vida;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Manutenção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esquema vacinal completo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conforme calendário nacional 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Essas ações refletem boas práticas que dependem diretamente de registros qualificados no prontuário eletrônico, sendo condição indispensável para o monitoramento do cuidado e para o desempenho das equipes.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sdt>
        <w:sdtPr>
          <w:id w:val="469270168"/>
          <w:tag w:val="goog_rdk_13"/>
        </w:sdtPr>
        <w:sdtContent>
          <w:commentRangeStart w:id="13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Unidade Amiga da Primeira Infância (UAPI)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1136100804"/>
          <w:tag w:val="goog_rdk_14"/>
        </w:sdtPr>
        <w:sdtContent>
          <w:commentRangeStart w:id="1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 forma complementar, a Unidade Amiga da Primeira Infância (UAPI) configura-se como uma estratégia de indução à qualidade do cuidado no âmbito local, mas alinhada às políticas nacionais de atenção à saúde da criança. Seu objetivo é certificar unidades que desenvolvem práticas qualificadas voltadas aos primeiros mil dias de vida, com forte ênfase na vigilância do crescimento e desenvolvimento infantil.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Diferentemente de uma lógica fragmentada, a UAPI orienta que todos os indicadores relacionados à saúde da criança sejam devidamente registrados de forma integrada e consistente tanto no prontuário eletrônico quanto na Caderneta da Criança, reconhecendo esses instrumentos como complementares e indispensáveis para a continuidade do </w:t>
      </w:r>
      <w:sdt>
        <w:sdtPr>
          <w:id w:val="-933359441"/>
          <w:tag w:val="goog_rdk_15"/>
        </w:sdtPr>
        <w:sdtContent>
          <w:commentRangeStart w:id="1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cuidado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Nesse sentido, os indicadores da UAPI contemplam: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-1406591698"/>
          <w:tag w:val="goog_rdk_16"/>
        </w:sdtPr>
        <w:sdtContent>
          <w:commentRangeStart w:id="16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 das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consultas de puericultura nos marcos etários recomendados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completo das medidas antropométricas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com plotagem nas curvas de crescimento (perímetro cefálico, peso, comprimento e IMC);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 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marcos do desenvolvimento infantil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conforme faixa etária;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Verificação da realização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triagens neonatais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(teste do pezinho, olhinho e orelhinha);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aleitamento materno exclusivo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suplementação de ferro e vitamina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Atualização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calendário vacinal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Acompanhamento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odontológico da criança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 mínimo de duas consultas até os 2 anos de vida).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Qualificação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cuidado desde o pré-natal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incluindo o acompanhamento da gestante (pelo menos 6 consultas de PN e a participação em no mínimo dois encontros de grupos educativos e 1 registro de acompanhamento odontológico).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Ressalta-se que todos esses componentes devem estar devidamente documentados nos dois instrumentos, prontuário eletrônico e Caderneta da Criança de forma fidedigna e coerente, garantindo não apenas o alcance dos critérios de certificação da UAPI, mas, sobretudo, a efetividade do acompanhamento longitudinal da criança.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Observa-se que há uma forte convergência entre os indicadores do financiamento federal e da UAPI, especialmente no que se refere ao acompanhamento do crescimento, desenvolvimento, imunização e acesso oportuno às consultas. Entretanto, a UAPI amplia esse escopo ao incorporar elementos qualitativos do cuidado, com destaque para o uso adequado da Caderneta da Criança como instrumento de vigilância e comunicação.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Nesse contexto, a qualidade do registro assume papel central, uma vez que tanto o desempenho nos indicadores quanto a certificação das unidades dependem da fidedignidade e da completude das informações registradas. Fragilidades nesse processo, como registros incompletos ou inconsistentes, comprometem não apenas a continuidade do cuidado, mas também a capacidade de monitoramento, avaliação e financiamento das ações desenvolvidas na APS.</w:t>
        <w:br w:type="textWrapping"/>
        <w:br w:type="textWrapping"/>
        <w:br w:type="textWrapping"/>
        <w:br w:type="textWrapping"/>
        <w:t xml:space="preserve">______________________________________________________________________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sdt>
        <w:sdtPr>
          <w:id w:val="501731465"/>
          <w:tag w:val="goog_rdk_17"/>
        </w:sdtPr>
        <w:sdtContent>
          <w:commentRangeStart w:id="1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Instrumentos para Registro Qualificado na Puericultura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vigilância da saúde infantil é viabilizada por instrumentos fundamentais como o Prontuário Eletrônico e a Caderneta da Criança (CC) funcionando como o registro histórico de dados clínicos e epidemiológicos em rede e o elo de comunicação entre profissionais, famílias e serviços.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Registros incompletos ou ausentes comprometem a continuidade do cuidado, dificultam a identificação de riscos e fragilizam o planejamento das ações em saúde. Por outro lado, registros qualificados contribuem diretamente para a efetividade da puericultura, qualificando a tomada de decisão clínica, o monitoramento dos indicadores e a organização do cuidado na rede de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registro das consultas deve ser realizado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Prontuário Eletrônico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permite o armazenamento organizado das informações clínicas, acesso ao histórico da criança e integração entre os profissionais de saúde, contribuindo para a continuidade e qualidade da assistência.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forma complementar,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Caderneta da Criança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 ser atualizada em todas as consultas, garantindo que as principais informações sobre crescimento, desenvolvimento, vacinação e orientações estejam acessíveis à família, fortalecendo o vínculo e a continuidade do cuidado.</w:t>
        <w:br w:type="textWrapping"/>
        <w:tab/>
        <w:t xml:space="preserve">📄 Acesse a Caderneta da Criança: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Versão menina (PDF):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https://wp.ufpel.edu.br/ipab/files/2025/06/caderneta_crianca_menina_passaporte_cidadania_7ed.pdf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Versão menino (PDF):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https://wp.ufpel.edu.br/ipab/files/2025/06/caderneta_crianca_menino_passaporte_cidadania_7ed.pdf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esse acompanhamento também pode ser realizado por meio da versão digital da Caderneta da Criança, disponível no aplicativo Meu SUS Digital, 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📱 Acesse aqui: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Meu SUS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ferramenta amplia o acesso às informações de saúde da criança de forma prática e segura, sem substituir a caderneta física, que segue sendo essencial no cuidado.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PAREI AQUI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______________________________________________________________________</w:t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2.1 Acesso ao Prontuário Eletrônico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iniciar o registro no Prontuário eletrônico:</w:t>
        <w:br w:type="textWrapping"/>
        <w:t xml:space="preserve">Acesse em: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https://saude.fastmedic.com.br/fortaleza/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Entre no módulo prontuário utilizando seu usuário e senha.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171825" cy="2257425"/>
            <wp:effectExtent b="25400" l="25400" r="25400" t="25400"/>
            <wp:docPr id="6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5329" l="17197" r="24056" t="2037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57425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695700" cy="863538"/>
            <wp:effectExtent b="25400" l="25400" r="25400" t="25400"/>
            <wp:docPr id="6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35576" l="10031" r="12558" t="3595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63538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Como iniciar o registro da consulta de Puericultura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17610919"/>
          <w:tag w:val="goog_rdk_18"/>
        </w:sdtPr>
        <w:sdtContent>
          <w:commentRangeStart w:id="18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🖥️ Preenchimento no Prontuário eletrônico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começar o preenchimento do SOAP, é importante realizar os primeiros passos no sistema. </w:t>
        <w:br w:type="textWrapping"/>
        <w:br w:type="textWrapping"/>
        <w:t xml:space="preserve">1º Passo: Acessar o atendimento da criança no prontuário</w:t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2º Passo: Conferir os dados do paciente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3º Passo: Iniciar o registro na aba de atendimento (SOAP) 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Atenção: Esse momento inicial garante que o registro será feito no paciente correto e dentro do atendimento adequado. </w:t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selecionar a criança no sistema, o prontuário eletrônico já direciona automaticamente para a tela de registro da consulta, iniciando pela aba Subjetivo.</w:t>
        <w:br w:type="textWrapping"/>
      </w:r>
      <w:sdt>
        <w:sdtPr>
          <w:id w:val="1703232035"/>
          <w:tag w:val="goog_rdk_19"/>
        </w:sdtPr>
        <w:sdtContent>
          <w:commentRangeStart w:id="19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📖 Registro na Caderneta da Criança 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Registro do Subjetivo e do Boletim de Produção Ambulatorial (BPA)</w:t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19412789"/>
          <w:tag w:val="goog_rdk_20"/>
        </w:sdtPr>
        <w:sdtContent>
          <w:commentRangeStart w:id="2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136900"/>
            <wp:effectExtent b="0" l="0" r="0" t="0"/>
            <wp:docPr id="6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Subjetivo refere-se às informações relatadas pelo responsável pela criança.</w:t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1º Passo: Escrever no campo motivo do atendimento a descrição conforme informações relatadas pelo responsável </w:t>
        <w:br w:type="textWrapping"/>
        <w:t xml:space="preserve">2º Passo: Selecionar o BPA.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3º Passo: Após informar o procedimento, clique em Salvar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31em4ng6j6z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  <w:drawing>
          <wp:inline distB="114300" distT="114300" distL="114300" distR="114300">
            <wp:extent cx="5399730" cy="3136900"/>
            <wp:effectExtent b="0" l="0" r="0" t="0"/>
            <wp:docPr id="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lnd7gfmhfhk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Seleção do BPA</w:t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o procedimento correspondente ao profissional: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Médico/Pediatra:</w:t>
        <w:br w:type="textWrapping"/>
        <w:t xml:space="preserve"> 0301016000 - Consulta de puericultura de médico na Atenção Primária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Enfermeiro e demais profissionais de nível superior:</w:t>
        <w:br w:type="textWrapping"/>
        <w:t xml:space="preserve">0301016001 - Consulta de puericultura de profissionais de nível superior na Atenção Primária (exceto médico)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533400"/>
            <wp:effectExtent b="0" l="0" r="0" t="0"/>
            <wp:docPr id="6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BPA representa o registro do procedimento realizado e é essencial para: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Produção da unidade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Monitoramento dos atendimentos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Impacta diretamente nos indicadores </w:t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3º Passo: Após informar o procedimento, clique em Salvar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Objetivo </w:t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Compreende os dados obtidos por meio da observação direta, exame físico e avaliação realizadas pelo profissional de saúde. </w:t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nesse momento que o profissional registra dados mensuráveis e achados clínicos, complementando as informações do </w:t>
      </w:r>
      <w:sdt>
        <w:sdtPr>
          <w:id w:val="-467776462"/>
          <w:tag w:val="goog_rdk_21"/>
        </w:sdtPr>
        <w:sdtContent>
          <w:commentRangeStart w:id="2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Subjetivo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sdt>
      <w:sdtPr>
        <w:id w:val="-284199954"/>
        <w:tag w:val="goog_rdk_24"/>
      </w:sdtPr>
      <w:sdtContent>
        <w:p w:rsidR="00000000" w:rsidDel="00000000" w:rsidP="00000000" w:rsidRDefault="00000000" w:rsidRPr="00000000" w14:paraId="00000062">
          <w:pPr>
            <w:spacing w:after="240" w:before="240" w:line="360" w:lineRule="auto"/>
            <w:jc w:val="both"/>
            <w:rPr>
              <w:ins w:author="Arina Araújo da Silva" w:id="0" w:date="2026-08-03T02:27:15Z"/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114300" distT="114300" distL="114300" distR="114300">
                <wp:extent cx="5399730" cy="2984500"/>
                <wp:effectExtent b="0" l="0" r="0" t="0"/>
                <wp:docPr id="6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id w:val="1835942433"/>
              <w:tag w:val="goog_rdk_22"/>
            </w:sdtPr>
            <w:sdtContent>
              <w:ins w:author="Arina Araújo da Silva" w:id="0" w:date="2026-08-03T02:27:15Z"/>
              <w:sdt>
                <w:sdtPr>
                  <w:id w:val="1941521514"/>
                  <w:tag w:val="goog_rdk_23"/>
                </w:sdtPr>
                <w:sdtContent>
                  <w:commentRangeStart w:id="22"/>
                </w:sdtContent>
              </w:sdt>
              <w:ins w:author="Arina Araújo da Silva" w:id="0" w:date="2026-08-03T02:27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6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31597514"/>
          <w:tag w:val="goog_rdk_25"/>
        </w:sdtPr>
        <w:sdtContent>
          <w:ins w:author="Arina Araújo da Silva" w:id="0" w:date="2026-08-03T02:27:15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Preenchimento no Prontuário eletrônico</w:t>
            </w:r>
          </w:ins>
        </w:sdtContent>
      </w:sdt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Acessar a aba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Objetivo;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os dados antropométricos conforme faixa etária: peso, altura, perímetro cefálico;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inserir os dados de peso e altura, o sistema realiza automaticamente o cálculo do Índice de Massa Corporal (IMC).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temperatura e demais dados, quando pertinentes;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campo Objetivo - avaliação do profissional da saúde descrever o exame físico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preenchimento completo, clicar em Salvar para registrar as informações. 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sdt>
        <w:sdtPr>
          <w:id w:val="1529550"/>
          <w:tag w:val="goog_rdk_26"/>
        </w:sdtPr>
        <w:sdtContent>
          <w:commentRangeStart w:id="23"/>
        </w:sdtContent>
      </w:sdt>
      <w:sdt>
        <w:sdtPr>
          <w:id w:val="-905852209"/>
          <w:tag w:val="goog_rdk_27"/>
        </w:sdtPr>
        <w:sdtContent>
          <w:commentRangeStart w:id="24"/>
        </w:sdtContent>
      </w:sdt>
      <w:sdt>
        <w:sdtPr>
          <w:id w:val="-860086926"/>
          <w:tag w:val="goog_rdk_28"/>
        </w:sdtPr>
        <w:sdtContent>
          <w:commentRangeStart w:id="2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preenchimento completo e correto das medidas antropométricas é essencial para: avaliação do crescimento infantil, plotagem adequada nas curvas de crescimento, monitoramento dos indicadores e a qualificação do cuidado.</w:t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📖 Registro na Caderneta da Criança 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registro no prontuário eletrônico, as informações devem ser transcritas para a Caderneta da Criança, na Parte II – Registros do acompanhamento da criança, garantindo a continuidade do acompanhamento pela família e pelos demais profissionais de </w:t>
      </w:r>
      <w:sdt>
        <w:sdtPr>
          <w:id w:val="1974174295"/>
          <w:tag w:val="goog_rdk_29"/>
        </w:sdtPr>
        <w:sdtContent>
          <w:commentRangeStart w:id="26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saúde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nos seguintes tópicos correspondentes: 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3442056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Acompanhando o crescimento → registro de peso, comprimento/estatura, perímetro cefálico e IMC, conforme a idade da criança, com a devida plotagem dos gráficos de crescimento;</w:t>
          </w:r>
        </w:sdtContent>
      </w:sdt>
    </w:p>
    <w:sdt>
      <w:sdtPr>
        <w:id w:val="1641071197"/>
        <w:tag w:val="goog_rdk_35"/>
      </w:sdtPr>
      <w:sdtContent>
        <w:p w:rsidR="00000000" w:rsidDel="00000000" w:rsidP="00000000" w:rsidRDefault="00000000" w:rsidRPr="00000000" w14:paraId="0000006E">
          <w:pPr>
            <w:spacing w:after="240" w:before="240" w:line="360" w:lineRule="auto"/>
            <w:ind w:firstLine="720"/>
            <w:rPr>
              <w:ins w:author="Arina Araújo da Silva" w:id="1" w:date="2026-08-03T02:54:02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2041625809"/>
              <w:tag w:val="goog_rdk_32"/>
            </w:sdtPr>
            <w:sdtContent>
              <w:ins w:author="Arina Araújo da Silva" w:id="1" w:date="2026-08-03T02:54:02Z"/>
              <w:sdt>
                <w:sdtPr>
                  <w:id w:val="806632667"/>
                  <w:tag w:val="goog_rdk_33"/>
                </w:sdtPr>
                <w:sdtContent>
                  <w:commentRangeStart w:id="27"/>
                </w:sdtContent>
              </w:sdt>
              <w:ins w:author="Arina Araújo da Silva" w:id="1" w:date="2026-08-03T02:54:02Z">
                <w:sdt>
                  <w:sdtPr>
                    <w:id w:val="-1434152649"/>
                    <w:tag w:val="goog_rdk_34"/>
                  </w:sdtPr>
                  <w:sdtContent>
                    <w:commentRangeStart w:id="28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399730" cy="3657600"/>
                      <wp:effectExtent b="0" l="0" r="0" t="0"/>
                      <wp:docPr id="68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9730" cy="365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6F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00748559"/>
          <w:tag w:val="goog_rdk_36"/>
        </w:sdtPr>
        <w:sdtContent>
          <w:ins w:author="Arina Araújo da Silva" w:id="1" w:date="2026-08-03T02:54:02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Fonte: (preciso entender pq não consigo mais acesso o link da caderneta)</w:t>
            </w:r>
          </w:ins>
        </w:sdtContent>
      </w:sdt>
      <w:commentRangeEnd w:id="27"/>
      <w:r w:rsidDel="00000000" w:rsidR="00000000" w:rsidRPr="00000000">
        <w:commentReference w:id="27"/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2.5 </w:t>
      </w:r>
      <w:sdt>
        <w:sdtPr>
          <w:id w:val="-1695683596"/>
          <w:tag w:val="goog_rdk_37"/>
        </w:sdtPr>
        <w:sdtContent>
          <w:commentRangeStart w:id="29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Avaliação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-1484716613"/>
          <w:tag w:val="goog_rdk_39"/>
        </w:sdtPr>
        <w:sdtContent>
          <w:ins w:author="Arina Araújo da Silva" w:id="2" w:date="2026-08-03T03:08:33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399730" cy="3048000"/>
                  <wp:effectExtent b="0" l="0" r="0" t="0"/>
                  <wp:docPr id="71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73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aba Avaliação corresponde ao momento em que o profissional registra sua interpretação clínica com base nas informações coletadas na consulta de Puericultura.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Clique na aba Avaliação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registro da consulta de enfermagem, deve-se acessar o campo CIAP 2 e utilizar a opção modos de pesquisa, que permite localizar o código tanto pelo número quanto pela descrição.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399730" cy="1663700"/>
            <wp:effectExtent b="0" l="0" r="0" t="0"/>
            <wp:docPr id="7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isso, o profissional pode digitar o código 46 que correspondente à consulta com profissional da APS 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399730" cy="1600200"/>
            <wp:effectExtent b="0" l="0" r="0" t="0"/>
            <wp:docPr id="7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a busca pelo termo consulta, selecionando a opção correspondente apresentada pelo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399730" cy="990600"/>
            <wp:effectExtent b="0" l="0" r="0" t="0"/>
            <wp:docPr id="7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Pesquise e selecione o código adequado: 46 - Consulta com profissional de APS</w:t>
      </w:r>
    </w:p>
    <w:p w:rsidR="00000000" w:rsidDel="00000000" w:rsidP="00000000" w:rsidRDefault="00000000" w:rsidRPr="00000000" w14:paraId="0000007F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a medicina clicar no CID e realizar a pesquisa: Z00.1 – Exame de rotina de saúde da criança. Para 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399730" cy="1333500"/>
            <wp:effectExtent b="0" l="0" r="0" t="0"/>
            <wp:docPr id="7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Pesquise e selecione o CID adequado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campo Descrição, escreva a avaliação clínica de forma resumida e objetiva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Preencha, se necessário: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Diagnóstico oncológico (quando aplicável)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Datas e classificações relacionadas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Revise as informações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Clique em Salvar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2.6 Plano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Esta seção é o momento de registrar após a avaliação do profissional, todas as condutas realizadas, orientações de saúde dadas à família e ações e seguimentos.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Clique na aba Plano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Preencher o campo: Objetivo Terapêutico / Intervenção / Procedimentos 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Clique em Salvar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399730" cy="2971800"/>
            <wp:effectExtent b="0" l="0" r="0" t="0"/>
            <wp:docPr id="7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2.7 Ferramentas do SOAP/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Criança/</w:t>
      </w:r>
      <w:sdt>
        <w:sdtPr>
          <w:id w:val="-1325305736"/>
          <w:tag w:val="goog_rdk_40"/>
        </w:sdtPr>
        <w:sdtContent>
          <w:commentRangeStart w:id="3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Adolescente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Após realizar o atendimento no SOAP, o sistema libera a aba Ferramentas do SOAP, direcionando para o Programa: Criança/Adolescente.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527300"/>
            <wp:effectExtent b="0" l="0" r="0" t="0"/>
            <wp:docPr id="7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Aqui você complementa a consulta de puericultura com registros específicos. 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fhdov68uuw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2.7.1. Classificação</w:t>
      </w:r>
    </w:p>
    <w:sdt>
      <w:sdtPr>
        <w:id w:val="2081728621"/>
        <w:tag w:val="goog_rdk_46"/>
      </w:sdtPr>
      <w:sdtContent>
        <w:p w:rsidR="00000000" w:rsidDel="00000000" w:rsidP="00000000" w:rsidRDefault="00000000" w:rsidRPr="00000000" w14:paraId="00000095">
          <w:pPr>
            <w:spacing w:after="240" w:before="240" w:line="360" w:lineRule="auto"/>
            <w:jc w:val="both"/>
            <w:rPr>
              <w:ins w:author="Arina Araújo da Silva" w:id="3" w:date="2026-08-03T00:01:14Z"/>
              <w:rFonts w:ascii="Times New Roman" w:cs="Times New Roman" w:eastAsia="Times New Roman" w:hAnsi="Times New Roman"/>
              <w:sz w:val="24"/>
              <w:szCs w:val="24"/>
              <w:rPrChange w:author="Arina Araújo da Silva" w:id="4" w:date="2026-08-03T00:01:14Z">
                <w:rPr>
                  <w:rFonts w:ascii="Times New Roman" w:cs="Times New Roman" w:eastAsia="Times New Roman" w:hAnsi="Times New Roman"/>
                  <w:b w:val="0"/>
                  <w:bCs w:val="0"/>
                  <w:sz w:val="24"/>
                  <w:szCs w:val="24"/>
                </w:rPr>
              </w:rPrChange>
            </w:rPr>
          </w:pPr>
          <w:sdt>
            <w:sdtPr>
              <w:id w:val="-523495016"/>
              <w:tag w:val="goog_rdk_42"/>
            </w:sdtPr>
            <w:sdtContent>
              <w:ins w:author="Arina Araújo da Silva" w:id="3" w:date="2026-08-03T00:01:14Z"/>
              <w:sdt>
                <w:sdtPr>
                  <w:id w:val="-670874865"/>
                  <w:tag w:val="goog_rdk_43"/>
                </w:sdtPr>
                <w:sdtContent>
                  <w:commentRangeStart w:id="31"/>
                </w:sdtContent>
              </w:sdt>
              <w:ins w:author="Arina Araújo da Silva" w:id="3" w:date="2026-08-03T00:01:14Z">
                <w:sdt>
                  <w:sdtPr>
                    <w:id w:val="-318999978"/>
                    <w:tag w:val="goog_rdk_44"/>
                  </w:sdtPr>
                  <w:sdtContent>
                    <w:commentRangeStart w:id="31"/>
                  </w:sdtContent>
                </w:sdt>
                <w:commentRangeEnd w:id="31"/>
                <w:r w:rsidDel="00000000" w:rsidR="00000000" w:rsidRPr="00000000">
                  <w:commentReference w:id="31"/>
                </w:r>
                <w:sdt>
                  <w:sdtPr>
                    <w:id w:val="-1632301887"/>
                    <w:tag w:val="goog_rdk_45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  <w:rPrChange w:author="Arina Araújo da Silva" w:id="4" w:date="2026-08-03T00:01:14Z"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sz w:val="24"/>
                            <w:szCs w:val="24"/>
                          </w:rPr>
                        </w:rPrChange>
                      </w:rPr>
                      <w:t xml:space="preserve">A estratificação de risco da criança constitui etapa fundamental no acompanhamento em puericultura, pois orienta a organização do cuidado, a periodicidade das consultas e a necessidade de acompanhamento compartilhado com outros pontos da rede de atenção, contribuindo para a integralidade e a coordenação do cuidado na Atenção Primária à Saúde.</w:t>
                    </w:r>
                  </w:sdtContent>
                </w:sdt>
              </w:ins>
            </w:sdtContent>
          </w:sdt>
        </w:p>
      </w:sdtContent>
    </w:sdt>
    <w:sdt>
      <w:sdtPr>
        <w:id w:val="1345753391"/>
        <w:tag w:val="goog_rdk_50"/>
      </w:sdtPr>
      <w:sdtContent>
        <w:p w:rsidR="00000000" w:rsidDel="00000000" w:rsidP="00000000" w:rsidRDefault="00000000" w:rsidRPr="00000000" w14:paraId="00000096">
          <w:pPr>
            <w:spacing w:after="240" w:before="240" w:line="360" w:lineRule="auto"/>
            <w:jc w:val="both"/>
            <w:rPr>
              <w:ins w:author="Arina Araújo da Silva" w:id="3" w:date="2026-08-03T00:01:14Z"/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PrChange w:author="Arina Araújo da Silva" w:id="4" w:date="2026-08-03T00:01:14Z">
                <w:rPr>
                  <w:rFonts w:ascii="Times New Roman" w:cs="Times New Roman" w:eastAsia="Times New Roman" w:hAnsi="Times New Roman"/>
                  <w:b w:val="0"/>
                  <w:bCs w:val="0"/>
                  <w:sz w:val="24"/>
                  <w:szCs w:val="24"/>
                </w:rPr>
              </w:rPrChange>
            </w:rPr>
          </w:pPr>
          <w:sdt>
            <w:sdtPr>
              <w:id w:val="-315696740"/>
              <w:tag w:val="goog_rdk_47"/>
            </w:sdtPr>
            <w:sdtContent>
              <w:ins w:author="Arina Araújo da Silva" w:id="3" w:date="2026-08-03T00:01:14Z"/>
              <w:sdt>
                <w:sdtPr>
                  <w:id w:val="-1138766473"/>
                  <w:tag w:val="goog_rdk_48"/>
                </w:sdtPr>
                <w:sdtContent>
                  <w:ins w:author="Arina Araújo da Silva" w:id="3" w:date="2026-08-03T00:01:14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  <w:rtl w:val="0"/>
                        <w:rPrChange w:author="Arina Araújo da Silva" w:id="4" w:date="2026-08-03T00:01:14Z"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sz w:val="24"/>
                            <w:szCs w:val="24"/>
                          </w:rPr>
                        </w:rPrChange>
                      </w:rPr>
                      <w:t xml:space="preserve">Deve ser realizada na primeira consulta, atualizada nas consultas subsequentes e sempre que houver identificação de novos fatores de risco ou mudanças nas condições de saúde da criança, considerando a dinâmica do desenvolvimento infantil (Brasil, 2025; Fortaleza, 2016). </w:t>
                    </w:r>
                  </w:ins>
                </w:sdtContent>
              </w:sdt>
              <w:ins w:author="Arina Araújo da Silva" w:id="3" w:date="2026-08-03T00:01:14Z">
                <w:sdt>
                  <w:sdtPr>
                    <w:id w:val="179608805"/>
                    <w:tag w:val="goog_rdk_49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ins>
            </w:sdtContent>
          </w:sdt>
        </w:p>
      </w:sdtContent>
    </w:sdt>
    <w:p w:rsidR="00000000" w:rsidDel="00000000" w:rsidP="00000000" w:rsidRDefault="00000000" w:rsidRPr="00000000" w14:paraId="0000009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o perfil da criança no atendimento conforme a classificação de </w:t>
      </w:r>
      <w:sdt>
        <w:sdtPr>
          <w:id w:val="-2128399290"/>
          <w:tag w:val="goog_rdk_51"/>
        </w:sdtPr>
        <w:sdtContent>
          <w:commentRangeStart w:id="32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risco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400300"/>
            <wp:effectExtent b="0" l="0" r="0" t="0"/>
            <wp:docPr id="7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Criança classificada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2.7.2. Informações sobre parto</w:t>
      </w:r>
    </w:p>
    <w:p w:rsidR="00000000" w:rsidDel="00000000" w:rsidP="00000000" w:rsidRDefault="00000000" w:rsidRPr="00000000" w14:paraId="000000A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Compreende os dados relacionados às condições de nascimento da criança. Inclui informações como: tipo de parto, idade gestacional, intercorrências, condições ao nascer e triagem </w:t>
      </w:r>
      <w:sdt>
        <w:sdtPr>
          <w:id w:val="471375394"/>
          <w:tag w:val="goog_rdk_52"/>
        </w:sdtPr>
        <w:sdtContent>
          <w:commentRangeStart w:id="3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neonatal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05859747"/>
        <w:tag w:val="goog_rdk_54"/>
      </w:sdtPr>
      <w:sdtContent>
        <w:p w:rsidR="00000000" w:rsidDel="00000000" w:rsidP="00000000" w:rsidRDefault="00000000" w:rsidRPr="00000000" w14:paraId="000000A2">
          <w:pPr>
            <w:spacing w:after="240" w:before="240" w:line="360" w:lineRule="auto"/>
            <w:jc w:val="both"/>
            <w:rPr>
              <w:ins w:author="Arina Araújo da Silva" w:id="5" w:date="2026-08-03T03:19:26Z"/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114300" distT="114300" distL="114300" distR="114300">
                <wp:extent cx="5399730" cy="1714500"/>
                <wp:effectExtent b="0" l="0" r="0" t="0"/>
                <wp:docPr id="7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171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id w:val="1738510460"/>
              <w:tag w:val="goog_rdk_53"/>
            </w:sdtPr>
            <w:sdtContent>
              <w:ins w:author="Arina Araújo da Silva" w:id="5" w:date="2026-08-03T03:19:2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A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99878996"/>
          <w:tag w:val="goog_rdk_55"/>
        </w:sdtPr>
        <w:sdtContent>
          <w:ins w:author="Arina Araújo da Silva" w:id="5" w:date="2026-08-03T03:19:26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Preenchimento no Prontuário eletrônico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o preenchimento das informações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no campo Informações sobre a alta os dados relevantes do nascimento e condições de saída. </w:t>
      </w:r>
    </w:p>
    <w:sdt>
      <w:sdtPr>
        <w:id w:val="-1151950950"/>
        <w:tag w:val="goog_rdk_57"/>
      </w:sdtPr>
      <w:sdtContent>
        <w:p w:rsidR="00000000" w:rsidDel="00000000" w:rsidP="00000000" w:rsidRDefault="00000000" w:rsidRPr="00000000" w14:paraId="000000A6">
          <w:pPr>
            <w:numPr>
              <w:ilvl w:val="0"/>
              <w:numId w:val="13"/>
            </w:numPr>
            <w:spacing w:after="240" w:line="360" w:lineRule="auto"/>
            <w:ind w:left="720" w:hanging="36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Salvar</w:t>
          </w:r>
          <w:sdt>
            <w:sdtPr>
              <w:id w:val="1868723019"/>
              <w:tag w:val="goog_rdk_56"/>
            </w:sdtPr>
            <w:sdtContent>
              <w:ins w:author="Arina Araújo da Silva" w:id="6" w:date="2026-08-03T03:31:59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452716046"/>
        <w:tag w:val="goog_rdk_60"/>
      </w:sdtPr>
      <w:sdtContent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b w:val="0"/>
              <w:bCs w:val="0"/>
              <w:sz w:val="24"/>
              <w:szCs w:val="24"/>
              <w:rPrChange w:author="Arina Araújo da Silva" w:id="7" w:date="2026-08-03T03:31:59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</w:pPr>
          <w:sdt>
            <w:sdtPr>
              <w:id w:val="816753592"/>
              <w:tag w:val="goog_rdk_58"/>
            </w:sdtPr>
            <w:sdtContent>
              <w:ins w:author="Arina Araújo da Silva" w:id="6" w:date="2026-08-03T03:31:59Z"/>
              <w:sdt>
                <w:sdtPr>
                  <w:id w:val="184141903"/>
                  <w:tag w:val="goog_rdk_59"/>
                </w:sdtPr>
                <w:sdtContent>
                  <w:ins w:author="Arina Araújo da Silva" w:id="6" w:date="2026-08-03T03:31:59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sz w:val="24"/>
                        <w:szCs w:val="24"/>
                        <w:rtl w:val="0"/>
                        <w:rPrChange w:author="Arina Araújo da Silva" w:id="7" w:date="2026-08-03T03:31:59Z"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w:rPrChange>
                      </w:rPr>
                      <w:t xml:space="preserve">📖 Registro na Caderneta da Criança</w:t>
                    </w:r>
                  </w:ins>
                </w:sdtContent>
              </w:sdt>
              <w:ins w:author="Arina Araújo da Silva" w:id="6" w:date="2026-08-03T03:31:59Z"/>
            </w:sdtContent>
          </w:sdt>
        </w:p>
      </w:sdtContent>
    </w:sdt>
    <w:sdt>
      <w:sdtPr>
        <w:id w:val="1259885553"/>
        <w:tag w:val="goog_rdk_62"/>
      </w:sdtPr>
      <w:sdtContent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1245226167"/>
              <w:tag w:val="goog_rdk_61"/>
            </w:sdtPr>
            <w:sdtContent>
              <w:ins w:author="Arina Araújo da Silva" w:id="6" w:date="2026-08-03T03:31:59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 informações podem ser transcritas do prontuário eletrônico para a Caderneta da Criança ou verificadas diretamente na caderneta, quando já estiverem previamente registradas.</w:t>
                </w:r>
              </w:ins>
            </w:sdtContent>
          </w:sdt>
        </w:p>
      </w:sdtContent>
    </w:sdt>
    <w:sdt>
      <w:sdtPr>
        <w:id w:val="1172835177"/>
        <w:tag w:val="goog_rdk_64"/>
      </w:sdtPr>
      <w:sdtContent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2114697405"/>
              <w:tag w:val="goog_rdk_63"/>
            </w:sdtPr>
            <w:sdtContent>
              <w:ins w:author="Arina Araújo da Silva" w:id="6" w:date="2026-08-03T03:31:59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Essas informações localizam-se na Parte II – Registros do acompanhamento da criança, no tópico:</w:t>
                </w:r>
              </w:ins>
            </w:sdtContent>
          </w:sdt>
        </w:p>
      </w:sdtContent>
    </w:sdt>
    <w:sdt>
      <w:sdtPr>
        <w:id w:val="-688194669"/>
        <w:tag w:val="goog_rdk_66"/>
      </w:sdtPr>
      <w:sdtContent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numPr>
              <w:ilvl w:val="0"/>
              <w:numId w:val="1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20" w:right="0" w:hanging="36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2011105880"/>
              <w:tag w:val="goog_rdk_65"/>
            </w:sdtPr>
            <w:sdtContent>
              <w:ins w:author="Arina Araújo da Silva" w:id="6" w:date="2026-08-03T03:31:59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Acompanhamento da criança e consultas recomendadas, contemplando:</w:t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494885735"/>
        <w:tag w:val="goog_rdk_68"/>
      </w:sdtPr>
      <w:sdtContent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20" w:right="0" w:firstLine="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115100138"/>
              <w:tag w:val="goog_rdk_67"/>
            </w:sdtPr>
            <w:sdtContent>
              <w:ins w:author="Arina Araújo da Silva" w:id="6" w:date="2026-08-03T03:31:59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Pré natal, Parto, Nascimento, Internação Neonatal e Alta → Dados do nascimento (registro de peso, comprimento, perímetro cefálico, idade gestacional e índice de Apgar) e Condições ao nascer (tipo de parto, local do parto e intercorrências)</w:t>
                </w:r>
              </w:ins>
            </w:sdtContent>
          </w:sdt>
        </w:p>
      </w:sdtContent>
    </w:sdt>
    <w:sdt>
      <w:sdtPr>
        <w:id w:val="2131157060"/>
        <w:tag w:val="goog_rdk_70"/>
      </w:sdtPr>
      <w:sdtContent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20" w:right="0" w:firstLine="0"/>
            <w:jc w:val="both"/>
            <w:rPr>
              <w:ins w:author="Arina Araújo da Silva" w:id="6" w:date="2026-08-03T03:31:59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1937973893"/>
              <w:tag w:val="goog_rdk_69"/>
            </w:sdtPr>
            <w:sdtContent>
              <w:ins w:author="Arina Araújo da Silva" w:id="6" w:date="2026-08-03T03:31:59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Triagens neonatais → registro dos testes realizados (pezinho, orelhinha, olhinho e coraçãozinho) e seus respectivos resultados;</w:t>
                </w:r>
              </w:ins>
            </w:sdtContent>
          </w:sdt>
        </w:p>
      </w:sdtContent>
    </w:sdt>
    <w:sdt>
      <w:sdtPr>
        <w:id w:val="2047545732"/>
        <w:tag w:val="goog_rdk_72"/>
      </w:sdtPr>
      <w:sdtContent>
        <w:p w:rsidR="00000000" w:rsidDel="00000000" w:rsidP="00000000" w:rsidRDefault="00000000" w:rsidRPr="00000000" w14:paraId="000000AD">
          <w:pPr>
            <w:spacing w:after="240" w:line="360" w:lineRule="auto"/>
            <w:ind w:lef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Arina Araújo da Silva" w:id="7" w:date="2026-08-03T03:31:59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Arina Araújo da Silva" w:id="0" w:date="2026-08-03T03:31:59Z">
              <w:pPr>
                <w:numPr>
                  <w:ilvl w:val="0"/>
                  <w:numId w:val="13"/>
                </w:numPr>
                <w:spacing w:after="240" w:line="360" w:lineRule="auto"/>
                <w:ind w:left="720" w:hanging="360"/>
                <w:jc w:val="both"/>
              </w:pPr>
            </w:pPrChange>
          </w:pPr>
          <w:sdt>
            <w:sdtPr>
              <w:id w:val="-1473825068"/>
              <w:tag w:val="goog_rdk_7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4160" cy="4069128"/>
            <wp:effectExtent b="0" l="0" r="0" t="0"/>
            <wp:docPr id="7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06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96740" cy="3167544"/>
            <wp:effectExtent b="0" l="0" r="0" t="0"/>
            <wp:docPr id="8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167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5faex8ksp57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2.7.3 Desenvolvimento Psicomotor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Compreende a avaliação do desenvolvimento neuropsicomotor da criança, considerando os marcos esperados para a idade, permitindo identificar precocemente atrasos ou alterações no desenvolvimento. </w:t>
      </w:r>
    </w:p>
    <w:sdt>
      <w:sdtPr>
        <w:id w:val="1532810858"/>
        <w:tag w:val="goog_rdk_75"/>
      </w:sdtPr>
      <w:sdtContent>
        <w:p w:rsidR="00000000" w:rsidDel="00000000" w:rsidP="00000000" w:rsidRDefault="00000000" w:rsidRPr="00000000" w14:paraId="000000B3">
          <w:pPr>
            <w:spacing w:after="240" w:before="240" w:line="360" w:lineRule="auto"/>
            <w:jc w:val="both"/>
            <w:rPr>
              <w:rPrChange w:author="Arina Araújo da Silva" w:id="9" w:date="2026-08-03T03:47:19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Arina Araújo da Silva" w:id="0" w:date="2026-08-03T03:47:19Z">
              <w:pPr>
                <w:spacing w:after="0" w:line="360" w:lineRule="auto"/>
                <w:jc w:val="both"/>
              </w:pPr>
            </w:pPrChange>
          </w:pPr>
          <w:sdt>
            <w:sdtPr>
              <w:id w:val="1713780143"/>
              <w:tag w:val="goog_rdk_74"/>
            </w:sdtPr>
            <w:sdtContent>
              <w:ins w:author="Arina Araújo da Silva" w:id="8" w:date="2026-08-03T03:47:19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🖥️ Preenchimento no Prontuário eletrônico</w:t>
                </w:r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Selecionar a faixa etária correspondente</w:t>
      </w:r>
    </w:p>
    <w:p w:rsidR="00000000" w:rsidDel="00000000" w:rsidP="00000000" w:rsidRDefault="00000000" w:rsidRPr="00000000" w14:paraId="000000B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 Avaliar os marcos do desenvolvimento apresentados na tabela conforme faixa etária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Marcar os itens conforme observado durante o atendimento </w:t>
      </w:r>
    </w:p>
    <w:p w:rsidR="00000000" w:rsidDel="00000000" w:rsidP="00000000" w:rsidRDefault="00000000" w:rsidRPr="00000000" w14:paraId="000000B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Registrar observações, se necessário</w:t>
      </w:r>
    </w:p>
    <w:p w:rsidR="00000000" w:rsidDel="00000000" w:rsidP="00000000" w:rsidRDefault="00000000" w:rsidRPr="00000000" w14:paraId="000000B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5. </w:t>
      </w:r>
      <w:sdt>
        <w:sdtPr>
          <w:id w:val="-611248862"/>
          <w:tag w:val="goog_rdk_76"/>
        </w:sdtPr>
        <w:sdtContent>
          <w:commentRangeStart w:id="3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819400"/>
            <wp:effectExtent b="0" l="0" r="0" t="0"/>
            <wp:docPr id="8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preenchimento, o sistema apresenta a avaliação do desenvolvimento da criança, indicando se o resultado está adequado, se há provável atraso ou alerta no desenvolvimento</w:t>
      </w:r>
    </w:p>
    <w:sdt>
      <w:sdtPr>
        <w:id w:val="-1247360147"/>
        <w:tag w:val="goog_rdk_78"/>
      </w:sdtPr>
      <w:sdtContent>
        <w:p w:rsidR="00000000" w:rsidDel="00000000" w:rsidP="00000000" w:rsidRDefault="00000000" w:rsidRPr="00000000" w14:paraId="000000BB">
          <w:pPr>
            <w:spacing w:after="0" w:line="360" w:lineRule="auto"/>
            <w:jc w:val="both"/>
            <w:rPr>
              <w:ins w:author="Arina Araújo da Silva" w:id="10" w:date="2026-08-03T03:55:52Z"/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📖 Registro na Caderneta da Criança</w:t>
          </w:r>
          <w:sdt>
            <w:sdtPr>
              <w:id w:val="-1581092564"/>
              <w:tag w:val="goog_rdk_77"/>
            </w:sdtPr>
            <w:sdtContent>
              <w:ins w:author="Arina Araújo da Silva" w:id="10" w:date="2026-08-03T03:55:52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203770901"/>
        <w:tag w:val="goog_rdk_80"/>
      </w:sdtPr>
      <w:sdtContent>
        <w:p w:rsidR="00000000" w:rsidDel="00000000" w:rsidP="00000000" w:rsidRDefault="00000000" w:rsidRPr="00000000" w14:paraId="000000BC">
          <w:pPr>
            <w:spacing w:after="0" w:line="360" w:lineRule="auto"/>
            <w:jc w:val="both"/>
            <w:rPr>
              <w:ins w:author="Arina Araújo da Silva" w:id="10" w:date="2026-08-03T03:55:52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1917619317"/>
              <w:tag w:val="goog_rdk_79"/>
            </w:sdtPr>
            <w:sdtContent>
              <w:ins w:author="Arina Araújo da Silva" w:id="10" w:date="2026-08-03T03:55:52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 informações podem ser transcritas ou verificadas do Prontuário eletrônico para a caderneta da criança na Parte II – Registros do acompanhamento da criança, no tópico:</w:t>
                </w:r>
              </w:ins>
            </w:sdtContent>
          </w:sdt>
        </w:p>
      </w:sdtContent>
    </w:sdt>
    <w:sdt>
      <w:sdtPr>
        <w:id w:val="18647959"/>
        <w:tag w:val="goog_rdk_82"/>
      </w:sdtPr>
      <w:sdtContent>
        <w:p w:rsidR="00000000" w:rsidDel="00000000" w:rsidP="00000000" w:rsidRDefault="00000000" w:rsidRPr="00000000" w14:paraId="000000BD">
          <w:pPr>
            <w:numPr>
              <w:ilvl w:val="0"/>
              <w:numId w:val="25"/>
            </w:numPr>
            <w:spacing w:after="240" w:before="240" w:line="360" w:lineRule="auto"/>
            <w:ind w:left="720" w:hanging="360"/>
            <w:jc w:val="both"/>
            <w:rPr>
              <w:ins w:author="Arina Araújo da Silva" w:id="10" w:date="2026-08-03T03:55:52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1855757370"/>
              <w:tag w:val="goog_rdk_81"/>
            </w:sdtPr>
            <w:sdtContent>
              <w:ins w:author="Arina Araújo da Silva" w:id="10" w:date="2026-08-03T03:55:52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Acompanhando o desenvolvimento → acompanhamento dos marcos do desenvolvimento conforme a idade; </w:t>
                </w:r>
              </w:ins>
            </w:sdtContent>
          </w:sdt>
        </w:p>
      </w:sdtContent>
    </w:sdt>
    <w:sdt>
      <w:sdtPr>
        <w:id w:val="2022004174"/>
        <w:tag w:val="goog_rdk_84"/>
      </w:sdtPr>
      <w:sdtContent>
        <w:p w:rsidR="00000000" w:rsidDel="00000000" w:rsidP="00000000" w:rsidRDefault="00000000" w:rsidRPr="00000000" w14:paraId="000000BE">
          <w:pPr>
            <w:spacing w:after="240" w:before="240" w:line="360" w:lineRule="auto"/>
            <w:ind w:left="0" w:firstLine="0"/>
            <w:jc w:val="both"/>
            <w:rPr>
              <w:ins w:author="Arina Araújo da Silva" w:id="10" w:date="2026-08-03T03:55:52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1349526255"/>
              <w:tag w:val="goog_rdk_83"/>
            </w:sdtPr>
            <w:sdtContent>
              <w:ins w:author="Arina Araújo da Silva" w:id="10" w:date="2026-08-03T03:55:52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654040" cy="3789304"/>
                      <wp:effectExtent b="0" l="0" r="0" t="0"/>
                      <wp:docPr id="82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54040" cy="378930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25210978"/>
        <w:tag w:val="goog_rdk_86"/>
      </w:sdtPr>
      <w:sdtContent>
        <w:p w:rsidR="00000000" w:rsidDel="00000000" w:rsidP="00000000" w:rsidRDefault="00000000" w:rsidRPr="00000000" w14:paraId="000000BF">
          <w:pPr>
            <w:spacing w:after="240" w:before="240" w:line="360" w:lineRule="auto"/>
            <w:ind w:left="0" w:firstLine="0"/>
            <w:jc w:val="both"/>
            <w:rPr>
              <w:ins w:author="Arina Araújo da Silva" w:id="10" w:date="2026-08-03T03:55:52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1651139889"/>
              <w:tag w:val="goog_rdk_85"/>
            </w:sdtPr>
            <w:sdtContent>
              <w:ins w:author="Arina Araújo da Silva" w:id="10" w:date="2026-08-03T03:55:52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ATENÇÃO: Além disso, a caderneta contempla o M-CHAT, utilizado em crianças de 16 a 30 meses como instrumento de rastreio de sinais de risco para o Transtorno do Espectro Autista, reforçando a importância da vigilância do desenvolvimento infantil. </w:t>
                </w:r>
              </w:ins>
            </w:sdtContent>
          </w:sdt>
        </w:p>
      </w:sdtContent>
    </w:sdt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vhnxnlujbm4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2.7.4 IRDI – Indicadores de Risco de Desenvolvimento Infantil</w:t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IRDI (Indicadores de Risco para o Desenvolvimento Infantil) consistem em um instrumento de observação clínica utilizado para identificar precocemente sinais de risco no desenvolvimento psíquico e na constituição subjetiva da criança, especialmente na relação com o cuidador. 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o preenchimento dos itens conforme a faixa etária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a presença ou ausência dos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o resultado conforme análise do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778000"/>
            <wp:effectExtent b="0" l="0" r="0" t="0"/>
            <wp:docPr id="5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line="360" w:lineRule="auto"/>
        <w:jc w:val="both"/>
        <w:rPr/>
      </w:pPr>
      <w:bookmarkStart w:colFirst="0" w:colLast="0" w:name="_heading=h.28p3kz441yj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2.7.5. Complicações 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fatores e condições que podem impactar a saúde da criança.</w:t>
        <w:br w:type="textWrapping"/>
        <w:t xml:space="preserve">Inclui aspectos biológicos, condições de vida, estilo de vida e fatores socioeconômicos.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cada item apresentado na tela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Sim ou Não para cada pergunta, conforme a presença de fatores relevantes (biológicos, hábitos de vida e contexto social)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</w:t>
      </w:r>
    </w:p>
    <w:p w:rsidR="00000000" w:rsidDel="00000000" w:rsidP="00000000" w:rsidRDefault="00000000" w:rsidRPr="00000000" w14:paraId="000000CD">
      <w:pPr>
        <w:spacing w:after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4103" cy="2778572"/>
            <wp:effectExtent b="0" l="0" r="0" t="0"/>
            <wp:docPr id="5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103" cy="2778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Fatores relacionados ao campo biológico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68353" cy="2597807"/>
            <wp:effectExtent b="0" l="0" r="0" t="0"/>
            <wp:docPr id="5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353" cy="2597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Fatores relacionados ao campo biológico continuação e ao estilo de vida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47448" cy="2809857"/>
            <wp:effectExtent b="0" l="0" r="0" t="0"/>
            <wp:docPr id="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48" cy="2809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Fatores relacionados ao campo socioeconômico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2.7.6. Marcadores de Consumo Alimentar</w:t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Instrumento de avaliação dos hábitos alimentares da criança.</w:t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identificar padrões alimentares e possíveis riscos nutricionais. 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476500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cada item apresentado na tela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Sim, Não ou Não sabe para cada marcador, conforme relato do responsável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Considerar a frequência e qualidade da alimentação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39022278"/>
          <w:tag w:val="goog_rdk_87"/>
        </w:sdtPr>
        <w:sdtContent>
          <w:commentRangeStart w:id="3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Atenção: O correto preenchimento dos marcadores de consumo alimentar impacta diretamente nos indicadores de saúde, sendo essencial para o monitoramento do aleitamento materno exclusivo.</w:t>
      </w:r>
    </w:p>
    <w:p w:rsidR="00000000" w:rsidDel="00000000" w:rsidP="00000000" w:rsidRDefault="00000000" w:rsidRPr="00000000" w14:paraId="000000D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📖 Registro na Caderneta da Criança</w:t>
      </w:r>
    </w:p>
    <w:p w:rsidR="00000000" w:rsidDel="00000000" w:rsidP="00000000" w:rsidRDefault="00000000" w:rsidRPr="00000000" w14:paraId="000000D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podem ser registradas ou verificadas na Caderneta da Criança, na Parte II – Registros do acompanhamento da criança, no tópico: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da criança e consultas recomendadas, contemplando o registro das consultas de puericultura conforme a faixa etária;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espaço, deve ser realizado o registro do tipo de Aleitamento/alimentação da criança em cada consulta de Puericultura.</w:t>
      </w:r>
    </w:p>
    <w:p w:rsidR="00000000" w:rsidDel="00000000" w:rsidP="00000000" w:rsidRDefault="00000000" w:rsidRPr="00000000" w14:paraId="000000E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5486400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h486cwjittn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2.7.7. Intercorrências Neonatal</w:t>
      </w:r>
    </w:p>
    <w:p w:rsidR="00000000" w:rsidDel="00000000" w:rsidP="00000000" w:rsidRDefault="00000000" w:rsidRPr="00000000" w14:paraId="000000E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intercorrências ocorridas no período neonatal.</w:t>
        <w:br w:type="textWrapping"/>
        <w:t xml:space="preserve">Permite identificar condições e eventos que podem impactar o desenvolvimento e a saúde da criança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cada item apresentado na tela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Sim ou Não para cada intercorrência, conforme relato do responsável e/ou registros disponíveis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outras intercorrências, se necessário 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4oixephnecd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f6mjdfjfdvb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  <w:drawing>
          <wp:inline distB="114300" distT="114300" distL="114300" distR="114300">
            <wp:extent cx="5399730" cy="2413000"/>
            <wp:effectExtent b="0" l="0" r="0" t="0"/>
            <wp:docPr id="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3c7j03sc4xb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2.7.8. Teste de desenvolvimento da linguagem (UTAH)</w:t>
      </w:r>
    </w:p>
    <w:p w:rsidR="00000000" w:rsidDel="00000000" w:rsidP="00000000" w:rsidRDefault="00000000" w:rsidRPr="00000000" w14:paraId="000000E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Triagem do desenvolvimento da linguagem.</w:t>
        <w:br w:type="textWrapping"/>
        <w:t xml:space="preserve">Avalia possíveis atrasos ou alterações na comunicação da criança.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cada item apresentado na tela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Sim ou Não para cada pergunta, conforme observação e/ou relato do responsável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Considerar aspectos da comunicação verbal e não verbal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</w:t>
      </w:r>
    </w:p>
    <w:p w:rsidR="00000000" w:rsidDel="00000000" w:rsidP="00000000" w:rsidRDefault="00000000" w:rsidRPr="00000000" w14:paraId="000000F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4638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uy8tm8d87ld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2.7.9. Gráfico de monitorização</w:t>
      </w:r>
    </w:p>
    <w:p w:rsidR="00000000" w:rsidDel="00000000" w:rsidP="00000000" w:rsidRDefault="00000000" w:rsidRPr="00000000" w14:paraId="000000F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Refere-se à representação gráfica das medidas antropométricas da criança.</w:t>
      </w:r>
    </w:p>
    <w:p w:rsidR="00000000" w:rsidDel="00000000" w:rsidP="00000000" w:rsidRDefault="00000000" w:rsidRPr="00000000" w14:paraId="000000F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acompanhar o crescimento e identificar possíveis alterações. </w:t>
      </w:r>
    </w:p>
    <w:p w:rsidR="00000000" w:rsidDel="00000000" w:rsidP="00000000" w:rsidRDefault="00000000" w:rsidRPr="00000000" w14:paraId="000000F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o gráfico de monitorização desejado (o sistema realiza automaticamente a plotagem dos dados nas curvas de crescimento conforme idade e sexo; 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Clicar em Imprimir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as informações conforme plotagem 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possíveis desvios (baixo peso, sobrepeso, atraso de crescimento)</w:t>
      </w:r>
    </w:p>
    <w:p w:rsidR="00000000" w:rsidDel="00000000" w:rsidP="00000000" w:rsidRDefault="00000000" w:rsidRPr="00000000" w14:paraId="000000F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54129010"/>
          <w:tag w:val="goog_rdk_88"/>
        </w:sdtPr>
        <w:sdtContent>
          <w:commentRangeStart w:id="36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4025900"/>
            <wp:effectExtent b="0" l="0" r="0" t="0"/>
            <wp:docPr id="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rst4x4lf2lg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📖 Registro na Caderneta da Criança</w:t>
      </w:r>
    </w:p>
    <w:p w:rsidR="00000000" w:rsidDel="00000000" w:rsidP="00000000" w:rsidRDefault="00000000" w:rsidRPr="00000000" w14:paraId="0000010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podem ser registradas ou conferidas na Caderneta da Criança, na Parte II – Registros do acompanhamento da criança, no tópico:</w:t>
        <w:br w:type="textWrapping"/>
        <w:t xml:space="preserve"> Acompanhamento do crescimento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de:</w:t>
      </w:r>
    </w:p>
    <w:p w:rsidR="00000000" w:rsidDel="00000000" w:rsidP="00000000" w:rsidRDefault="00000000" w:rsidRPr="00000000" w14:paraId="00000103">
      <w:pPr>
        <w:numPr>
          <w:ilvl w:val="1"/>
          <w:numId w:val="2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Peso por idade</w:t>
      </w:r>
    </w:p>
    <w:p w:rsidR="00000000" w:rsidDel="00000000" w:rsidP="00000000" w:rsidRDefault="00000000" w:rsidRPr="00000000" w14:paraId="00000104">
      <w:pPr>
        <w:numPr>
          <w:ilvl w:val="1"/>
          <w:numId w:val="2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Estatura/comprimento por idade</w:t>
      </w:r>
    </w:p>
    <w:p w:rsidR="00000000" w:rsidDel="00000000" w:rsidP="00000000" w:rsidRDefault="00000000" w:rsidRPr="00000000" w14:paraId="00000105">
      <w:pPr>
        <w:numPr>
          <w:ilvl w:val="1"/>
          <w:numId w:val="2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IMC por idade</w:t>
      </w:r>
    </w:p>
    <w:p w:rsidR="00000000" w:rsidDel="00000000" w:rsidP="00000000" w:rsidRDefault="00000000" w:rsidRPr="00000000" w14:paraId="00000106">
      <w:pPr>
        <w:numPr>
          <w:ilvl w:val="1"/>
          <w:numId w:val="23"/>
        </w:numPr>
        <w:spacing w:after="24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Perímetro cefálico por idade</w:t>
      </w:r>
    </w:p>
    <w:p w:rsidR="00000000" w:rsidDel="00000000" w:rsidP="00000000" w:rsidRDefault="00000000" w:rsidRPr="00000000" w14:paraId="000001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Orientações para o preenchimento: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os dados antropométricos a cada consulta de puericultura;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Plotar corretamente os pontos nos gráficos conforme sexo e idade da criança;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que os valores registrados na caderneta sejam os mesmos inseridos no prontuário eletrônico;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os gráficos como ferramenta de comunicação com a família sobre o crescimento da criança.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581400"/>
            <wp:effectExtent b="0" l="0" r="0" t="0"/>
            <wp:docPr id="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n5c0vurh1c6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2.7.10. Ficha de monitorização</w:t>
      </w:r>
    </w:p>
    <w:p w:rsidR="00000000" w:rsidDel="00000000" w:rsidP="00000000" w:rsidRDefault="00000000" w:rsidRPr="00000000" w14:paraId="0000010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 evolutivo da criança ao longo do acompanhamento. 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Acessar a ficha de monitorização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Clicar para imprimir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o resumo dos registros já realizados</w:t>
      </w:r>
    </w:p>
    <w:p w:rsidR="00000000" w:rsidDel="00000000" w:rsidP="00000000" w:rsidRDefault="00000000" w:rsidRPr="00000000" w14:paraId="000001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485900"/>
            <wp:effectExtent b="0" l="0" r="0" t="0"/>
            <wp:docPr id="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578100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2.7.11  </w:t>
      </w:r>
      <w:sdt>
        <w:sdtPr>
          <w:id w:val="-1373888626"/>
          <w:tag w:val="goog_rdk_89"/>
        </w:sdtPr>
        <w:sdtContent>
          <w:commentRangeStart w:id="37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Telas de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Instrumentos de rastreio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4859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Refere-se à aplicação de instrumentos padronizados utilizados para identificação precoce de possíveis alterações no desenvolvimento infantil, comportamento e saúde mental, subsidiando a tomada de decisão clínica e o encaminhamento oportuno. </w:t>
      </w:r>
    </w:p>
    <w:p w:rsidR="00000000" w:rsidDel="00000000" w:rsidP="00000000" w:rsidRDefault="00000000" w:rsidRPr="00000000" w14:paraId="0000011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Acessar o instrumento de rastreio conforme a faixa etária e indicação clínica;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as respostas conforme relato do responsável e/ou observação do profissional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prontuário poderá gerar escores ou classificações automáticas, conforme o instrumento utilizado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Descrever condutas adotadas diante de resultados sugestivos de risco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Salvar as informações após o preenchimento completo</w:t>
      </w:r>
    </w:p>
    <w:p w:rsidR="00000000" w:rsidDel="00000000" w:rsidP="00000000" w:rsidRDefault="00000000" w:rsidRPr="00000000" w14:paraId="000001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d71yn8ola0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M-CHAT (r/</w:t>
      </w:r>
      <w:sdt>
        <w:sdtPr>
          <w:id w:val="-1637497970"/>
          <w:tag w:val="goog_rdk_90"/>
        </w:sdtPr>
        <w:sdtContent>
          <w:commentRangeStart w:id="38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Rastreio para TEA (Transtorno do Espectro Autista).</w:t>
        <w:br w:type="textWrapping"/>
        <w:t xml:space="preserve">Aplicado conforme faixa etária </w:t>
      </w:r>
      <w:sdt>
        <w:sdtPr>
          <w:id w:val="1845189258"/>
          <w:tag w:val="goog_rdk_91"/>
        </w:sdtPr>
        <w:sdtContent>
          <w:commentRangeStart w:id="39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indicada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:16 a 30 meses</w:t>
      </w:r>
    </w:p>
    <w:p w:rsidR="00000000" w:rsidDel="00000000" w:rsidP="00000000" w:rsidRDefault="00000000" w:rsidRPr="00000000" w14:paraId="0000012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Importante: Este instrumento está presente na Caderneta da Criança, reforçando sua utilização na Atenção Primária. </w:t>
      </w:r>
    </w:p>
    <w:p w:rsidR="00000000" w:rsidDel="00000000" w:rsidP="00000000" w:rsidRDefault="00000000" w:rsidRPr="00000000" w14:paraId="0000012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9200" cy="710565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eo1ei2b24y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Instrumento ABC</w:t>
      </w:r>
    </w:p>
    <w:p w:rsidR="00000000" w:rsidDel="00000000" w:rsidP="00000000" w:rsidRDefault="00000000" w:rsidRPr="00000000" w14:paraId="0000012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 complementar do desenvolvimento e comportamento.</w:t>
        <w:br w:type="textWrapping"/>
        <w:t xml:space="preserve">Utilizado em para avaliação de crianças de 31 meses a 6 anos</w:t>
      </w:r>
    </w:p>
    <w:p w:rsidR="00000000" w:rsidDel="00000000" w:rsidP="00000000" w:rsidRDefault="00000000" w:rsidRPr="00000000" w14:paraId="0000012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vo2yzmdeh2o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SNAP-IV</w:t>
      </w:r>
    </w:p>
    <w:p w:rsidR="00000000" w:rsidDel="00000000" w:rsidP="00000000" w:rsidRDefault="00000000" w:rsidRPr="00000000" w14:paraId="000001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Utilizado na investigação de sinais sugestivos de TDAH, geralmente associado ao contexto escolar. </w:t>
        <w:br w:type="textWrapping"/>
        <w:t xml:space="preserve">Avalia atenção, hiperatividade e </w:t>
      </w:r>
      <w:sdt>
        <w:sdtPr>
          <w:id w:val="-471063000"/>
          <w:tag w:val="goog_rdk_92"/>
        </w:sdtPr>
        <w:sdtContent>
          <w:commentRangeStart w:id="4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impulsividade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 para crianças e adolescentes de  7 a 17 anos</w:t>
      </w:r>
    </w:p>
    <w:p w:rsidR="00000000" w:rsidDel="00000000" w:rsidP="00000000" w:rsidRDefault="00000000" w:rsidRPr="00000000" w14:paraId="000001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2.7.12  Vacinação</w:t>
      </w:r>
    </w:p>
    <w:p w:rsidR="00000000" w:rsidDel="00000000" w:rsidP="00000000" w:rsidRDefault="00000000" w:rsidRPr="00000000" w14:paraId="0000012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vacinação é um dos principais componentes da puericultura, devendo ser avaliada em todas as consultas.</w:t>
      </w:r>
    </w:p>
    <w:p w:rsidR="00000000" w:rsidDel="00000000" w:rsidP="00000000" w:rsidRDefault="00000000" w:rsidRPr="00000000" w14:paraId="000001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 ser consultado no cabeçalho da criança.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057400"/>
            <wp:effectExtent b="0" l="0" r="0" t="0"/>
            <wp:docPr id="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no item das Ferramentas do SOAP: Indicação de Vacinas, sendo o registro frequentemente alimentado pela equipe de técnicos de enfermagem.</w:t>
      </w:r>
    </w:p>
    <w:p w:rsidR="00000000" w:rsidDel="00000000" w:rsidP="00000000" w:rsidRDefault="00000000" w:rsidRPr="00000000" w14:paraId="0000012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88290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rn8vd5g8dh7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📖 Registro na Caderneta da Criança</w:t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podem ser conferidas na Caderneta da Criança, na Parte II – Registros do acompanhamento da criança, no tópico:</w:t>
        <w:br w:type="textWrapping"/>
        <w:t xml:space="preserve">Vacinação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Registro de Aplicação das vacinas do Calendário Nacional e Registros de Outras Vacinas e Campanhas.</w:t>
      </w:r>
    </w:p>
    <w:p w:rsidR="00000000" w:rsidDel="00000000" w:rsidP="00000000" w:rsidRDefault="00000000" w:rsidRPr="00000000" w14:paraId="0000013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946400"/>
            <wp:effectExtent b="0" l="0" r="0" t="0"/>
            <wp:docPr id="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todas as consultas de puericultura, o profissional deve avaliar a situação vacinal da criança, por meio da verificação do esquema vacinal no prontuário eletrônico e na Caderneta da Criança, identificando atrasos ou esquemas incompletos e orientando a atualização conforme o calendário vacinal vigente.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heading=h.9yrs62w7lta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2.7.13 Suplementação de Vitamina A</w:t>
      </w:r>
    </w:p>
    <w:p w:rsidR="00000000" w:rsidDel="00000000" w:rsidP="00000000" w:rsidRDefault="00000000" w:rsidRPr="00000000" w14:paraId="0000013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suplementação de vitamina A é uma estratégia importante na prevenção de deficiência nutricional.</w:t>
      </w:r>
    </w:p>
    <w:p w:rsidR="00000000" w:rsidDel="00000000" w:rsidP="00000000" w:rsidRDefault="00000000" w:rsidRPr="00000000" w14:paraId="0000013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 ser consultado no cabeçalho da criança.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no item das Ferramentas do SOAP: Indicação de Vacinas, sendo o registro frequentemente alimentado pela equipe de técnicos de enfermagem.</w:t>
      </w:r>
    </w:p>
    <w:p w:rsidR="00000000" w:rsidDel="00000000" w:rsidP="00000000" w:rsidRDefault="00000000" w:rsidRPr="00000000" w14:paraId="0000013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📖 Registro na Caderneta da Criança</w:t>
      </w:r>
    </w:p>
    <w:p w:rsidR="00000000" w:rsidDel="00000000" w:rsidP="00000000" w:rsidRDefault="00000000" w:rsidRPr="00000000" w14:paraId="0000013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podem ser consultadas ou registradas na Caderneta da Criança, na Parte II – Registros do acompanhamento da criança, no tópico:</w:t>
      </w:r>
    </w:p>
    <w:p w:rsidR="00000000" w:rsidDel="00000000" w:rsidP="00000000" w:rsidRDefault="00000000" w:rsidRPr="00000000" w14:paraId="0000013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da Suplementação de Vitamina A, Ferro ou Outros Micronutrientes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Suplementação de Vitamina A, onde devem ser anotadas as doses administradas de vitamina A e o acompanhamento da suplementação ao longo das consultas. </w:t>
      </w:r>
    </w:p>
    <w:p w:rsidR="00000000" w:rsidDel="00000000" w:rsidP="00000000" w:rsidRDefault="00000000" w:rsidRPr="00000000" w14:paraId="000001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098800"/>
            <wp:effectExtent b="0" l="0" r="0" t="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qfvbb86m9hs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2.7.14 Suplementação de Ferro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suplementação de ferro é essencial para prevenção da anemia ferropriva.</w:t>
      </w:r>
    </w:p>
    <w:p w:rsidR="00000000" w:rsidDel="00000000" w:rsidP="00000000" w:rsidRDefault="00000000" w:rsidRPr="00000000" w14:paraId="0000014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registros de prescrição e dispensação.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49jp0kag9s5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📖 Registro na Caderneta da Criança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podem ser consultadas ou registradas na Caderneta da Criança, na Parte II – Registros do acompanhamento da criança, no tópico: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da Suplementação de Vitamina A, Ferro ou Outros Micronutrientes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Suplementação de Ferro e Outros Micronutrientes, onde devem ser anotadas as doses administradas e o acompanhamento da suplementação ao longo das consultas. </w:t>
      </w:r>
    </w:p>
    <w:p w:rsidR="00000000" w:rsidDel="00000000" w:rsidP="00000000" w:rsidRDefault="00000000" w:rsidRPr="00000000" w14:paraId="0000014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340100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profissional pode registrar no campo Subjetivo orientações sobre uso, adesão e prescrição.</w:t>
      </w:r>
    </w:p>
    <w:p w:rsidR="00000000" w:rsidDel="00000000" w:rsidP="00000000" w:rsidRDefault="00000000" w:rsidRPr="00000000" w14:paraId="000001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k9jprh3rbr3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2.7.15 Puericultura Odontológica</w:t>
      </w:r>
    </w:p>
    <w:p w:rsidR="00000000" w:rsidDel="00000000" w:rsidP="00000000" w:rsidRDefault="00000000" w:rsidRPr="00000000" w14:paraId="0000014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saúde bucal deve ser integrada ao acompanhamento da criança desde os primeiros meses de vida.</w:t>
      </w:r>
    </w:p>
    <w:p w:rsidR="00000000" w:rsidDel="00000000" w:rsidP="00000000" w:rsidRDefault="00000000" w:rsidRPr="00000000" w14:paraId="0000014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🖥️ Preenchimento no Prontuário eletrônico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registros de atendimentos odontológicos realizados.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yahjmzug0sk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📖 Registro na Caderneta da Criança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podem ser consultadas ou registradas na Caderneta da Criança, na Parte II – Registros do acompanhamento da criança, no tópico: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Odontológico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das Consultas Odontológicas: verificar orientações e registros relacionados à saúde bucal.</w:t>
      </w:r>
    </w:p>
    <w:p w:rsidR="00000000" w:rsidDel="00000000" w:rsidP="00000000" w:rsidRDefault="00000000" w:rsidRPr="00000000" w14:paraId="0000015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7775" cy="7286625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2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profissional deve reforçar orientações sobre higiene oral, aleitamento e encaminhamento para avaliação odontológica quando necessário.</w:t>
      </w:r>
    </w:p>
    <w:p w:rsidR="00000000" w:rsidDel="00000000" w:rsidP="00000000" w:rsidRDefault="00000000" w:rsidRPr="00000000" w14:paraId="0000015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36305772"/>
          <w:tag w:val="goog_rdk_93"/>
        </w:sdtPr>
        <w:sdtContent>
          <w:commentRangeStart w:id="4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2.8 Finalizar consulta de Puericultura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preenchimento de todos os itens da Ferramenta do SOAP - Programa Criança/Adolescente, concluir o atendimento de Puericultura clicando em Salvar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540000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5. </w:t>
      </w:r>
      <w:sdt>
        <w:sdtPr>
          <w:id w:val="-1082013078"/>
          <w:tag w:val="goog_rdk_94"/>
        </w:sdtPr>
        <w:sdtContent>
          <w:commentRangeStart w:id="4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eferências </w:t>
      </w:r>
    </w:p>
    <w:p w:rsidR="00000000" w:rsidDel="00000000" w:rsidP="00000000" w:rsidRDefault="00000000" w:rsidRPr="00000000" w14:paraId="0000015C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Ministério da Saúde. Secretaria de Atenção Primária à Saúde. Nota metodológica C2: cuidado no desenvolvimento infantil na Atenção Primária à Saúde. Brasília, DF: Ministério da Saúde, 2025. Disponível em: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https://www.gov.br/saude/pt-br/composicao/saps/publicacoes/fichas-tecnicas/equipe-de-atencao-primaria-e-saude-da-familia/nota-metodologica-c2-cuidado-no-desenvolvimento-infantil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4 ago.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  <w:t xml:space="preserve">BRASIL. Ministério da Saúde. Portaria GM/MS nº 3.493, de 10 de abril de 2024. Altera dispositivos da Portaria GM/MS nº 3.493, de 10 de abril de 2020, para incluir novos indicadores de desempenho no financiamento da Atenção Primária à Saúde.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Diário Oficial da União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Brasília, DF, 2024. Disponível em: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https://bvsms.saude.gov.br/bvs/saudelegis/gm/2024/prt3493_11_04_2024.html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.Acesso em: 10 ago. 2025.</w:t>
      </w:r>
    </w:p>
    <w:p w:rsidR="00000000" w:rsidDel="00000000" w:rsidP="00000000" w:rsidRDefault="00000000" w:rsidRPr="00000000" w14:paraId="0000015E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Ministério da Saúde.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Guia de intervenção precoce de 0 a 3 anos de idade (minuta)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Brasília: Ministério da Saúde, 2025. Disponível em: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https://www.gov.br/saude/pt-br/acesso-a-informacao/participacao-social/consultas-publicas/2025/guia-de-intervencao-precoce-de-0-a-3-anos-de-idade/documento-preliminar-minuta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02 ago. 2026.</w:t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82562904"/>
          <w:tag w:val="goog_rdk_95"/>
        </w:sdtPr>
        <w:sdtContent>
          <w:commentRangeStart w:id="4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Ministério da Saúde.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Caderneta da criança: menina – passaporte da cidadania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7. ed. Brasília, DF: Ministério da Saúde, 2025. Disponível em: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https://wp.ufpel.edu.br/ipab/files/2025/06/caderneta_crianca_menina_passaporte_cidadania_7ed.pdf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3 ago. 2026. 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Ministério da Saúde. Secretaria de Atenção à Saúde. Departamento de Ações Programáticas Estratégicas. Política Nacional de Atenção Integral à Saúde da Criança : orientações para implementação / Ministério da Saúde. Secretaria de Atenção à Saúde. Departamento de Ações Programáticas Estratégicas. – Brasília : Ministério da Saúde, 2018. 180 p. : il. ISBN 978-85-334-2596-5. Disponível em: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https://portaldeboaspraticas.iff.fiocruz.br/biblioteca/pnaisc/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Acesso em: 20 set 2025.</w:t>
      </w:r>
    </w:p>
    <w:p w:rsidR="00000000" w:rsidDel="00000000" w:rsidP="00000000" w:rsidRDefault="00000000" w:rsidRPr="00000000" w14:paraId="00000161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BRASIL. Ministério da Saúde. Portaria GM/MS nº 3.493, de 10 de abril de 2024. Altera dispositivos da Portaria GM/MS nº 3.493, de 10 de abril de 2020, para incluir novos indicadores de desempenho no financiamento da Atenção Primária à Saúde.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Diário Oficial da União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Brasília, DF, 2024. Disponível em: 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https://bvsms.saude.gov.br/bvs/saudelegis/gm/2024/prt3493_11_04_2024.html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.Acesso em: 10 ago. 2025.</w:t>
      </w:r>
    </w:p>
    <w:p w:rsidR="00000000" w:rsidDel="00000000" w:rsidP="00000000" w:rsidRDefault="00000000" w:rsidRPr="00000000" w14:paraId="0000016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FORTALEZA (CE). Secretaria Municipal da Saúde. Diretrizes Clínicas: Atenção à Criança. Fortaleza: SMS, 2016. Disponível em: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https://saude.fortaleza.ce.gov.br/images/Diretrizes_Clinicas_2016/criancas.pdf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9 ago. 2025.</w:t>
      </w:r>
    </w:p>
    <w:p w:rsidR="00000000" w:rsidDel="00000000" w:rsidP="00000000" w:rsidRDefault="00000000" w:rsidRPr="00000000" w14:paraId="00000163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Ficha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 Interativo para a qualificação do registro da puericultura na Atenção Primária à Saúde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de Pós - Graduação em Saúde da Família do Nordeste - RENASF 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Nucleadora: Fundação Oswaldo Cruz - FIOCRUZ Ceará 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Mestrado Profissional em Saúde 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Orientadora: Profa. Dra. Janaína Rocha de Sousa Almeida 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Técnica 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Autora: Arina Araújo da Silva 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arinasilva2012a@gmail.com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85 999920196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elaborado por Setor C Digital </w:t>
      </w:r>
    </w:p>
    <w:sdt>
      <w:sdtPr>
        <w:id w:val="-1377292169"/>
        <w:tag w:val="goog_rdk_97"/>
      </w:sdtPr>
      <w:sdtContent>
        <w:p w:rsidR="00000000" w:rsidDel="00000000" w:rsidP="00000000" w:rsidRDefault="00000000" w:rsidRPr="00000000" w14:paraId="0000016F">
          <w:pPr>
            <w:spacing w:after="160" w:line="240" w:lineRule="auto"/>
            <w:jc w:val="both"/>
            <w:rPr>
              <w:rPrChange w:author="Arina Araújo da Silva" w:id="11" w:date="2026-08-03T00:33:29Z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</w:rPr>
              </w:rPrChange>
            </w:rPr>
            <w:pPrChange w:author="Arina Araújo da Silva" w:id="0" w:date="2026-08-03T00:33:29Z">
              <w:pPr>
                <w:spacing w:after="160" w:line="240" w:lineRule="auto"/>
                <w:jc w:val="both"/>
              </w:pPr>
            </w:pPrChange>
          </w:pPr>
          <w:r w:rsidDel="00000000" w:rsidR="00000000" w:rsidRPr="00000000">
            <w:rPr>
              <w:rtl w:val="0"/>
            </w:rPr>
          </w:r>
          <w:sdt>
            <w:sdtPr>
              <w:id w:val="-2007454473"/>
              <w:tag w:val="goog_rdk_96"/>
            </w:sdtPr>
            <w:sdtContent>
              <w:commentRangeStart w:id="44"/>
            </w:sdtContent>
          </w:sdt>
          <w:commentRangeEnd w:id="44"/>
          <w:r w:rsidDel="00000000" w:rsidR="00000000" w:rsidRPr="00000000">
            <w:commentReference w:id="44"/>
          </w:r>
        </w:p>
      </w:sdtContent>
    </w:sdt>
    <w:p w:rsidR="00000000" w:rsidDel="00000000" w:rsidP="00000000" w:rsidRDefault="00000000" w:rsidRPr="00000000" w14:paraId="0000017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ina Araújo da Silva" w:id="22" w:date="2026-08-03T02:28:55Z"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 o computador para facilitar o entendimento. Pode ser uma figura mais atualizada</w:t>
      </w:r>
    </w:p>
  </w:comment>
  <w:comment w:author="JANAÍNA ROCHA DE SOUSA ALMEIDA" w:id="4" w:date="2026-07-26T20:29:00Z"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 nesse item colocar uma figura com a equipe de saúde da família acompanhando um bebê</w:t>
      </w:r>
    </w:p>
  </w:comment>
  <w:comment w:author="Arina Araújo da Silva" w:id="3" w:date="2026-08-08T05:33:39Z"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que aparecem quando se clica no item Puericultura  Desenvolvimento Infantil</w:t>
      </w:r>
    </w:p>
  </w:comment>
  <w:comment w:author="JANAÍNA ROCHA DE SOUSA ALMEIDA" w:id="23" w:date="2026-07-26T20:53:00Z"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colocar essa informação na forma de um quadro, tipo ATENçÃO</w:t>
      </w:r>
    </w:p>
  </w:comment>
  <w:comment w:author="Arina Araújo da Silva" w:id="24" w:date="2026-08-03T03:02:32Z"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designer</w:t>
      </w:r>
    </w:p>
  </w:comment>
  <w:comment w:author="Arina Araújo da Silva" w:id="25" w:date="2026-08-03T03:04:11Z"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Jana, essa frase deixaremos aqui? Ou é melhor colocar como fechamento, após o regsitro na caderneta?</w:t>
      </w:r>
    </w:p>
  </w:comment>
  <w:comment w:author="JANAÍNA ROCHA DE SOUSA ALMEIDA" w:id="12" w:date="2026-07-26T20:26:00Z"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 pensar em uma figura interativa para colocar essas informações</w:t>
      </w:r>
    </w:p>
  </w:comment>
  <w:comment w:author="Arina Araújo da Silva" w:id="5" w:date="2026-08-08T05:37:36Z"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clicavel que ficará na barra superior entre a apresentação do Guia e Registros que Cuidam</w:t>
      </w:r>
    </w:p>
  </w:comment>
  <w:comment w:author="Arina Araújo da Silva" w:id="6" w:date="2026-08-08T05:47:25Z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Atenção: Nesse item "indicadores" teremos mais 2 outros sub itens clicaveis: Sáude Brasil 360º e Unidade Amiga da Primeira Infância</w:t>
      </w:r>
    </w:p>
  </w:comment>
  <w:comment w:author="JANAÍNA ROCHA DE SOUSA ALMEIDA" w:id="21" w:date="2026-07-26T20:52:00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 deixar as imagens do prontuário padronizadas e mais visíveis.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utilizar a cor amarela.</w:t>
      </w:r>
    </w:p>
  </w:comment>
  <w:comment w:author="JANAÍNA ROCHA DE SOUSA ALMEIDA" w:id="33" w:date="2026-07-26T21:15:00Z"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dess item acho importante colocar a imagem de onde s informações (pelo menos as principais ) são inseridas na caderneta da criança. Senti falta dessa explicação e dessas imagens. Lembre-se que o guia é de preenchimento correto das informações na puericultura e falamos no início que os dados deem estar no prontuário e na caderneta.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imagens da caderneta podem ser mais resumidas, ms devem estar presentes, para que seja ressaltado a importância do seu preenchimento.</w:t>
      </w:r>
    </w:p>
  </w:comment>
  <w:comment w:author="Arina Araújo da Silva" w:id="1" w:date="2026-08-08T05:27:15Z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para serem acrescentadas na Capa, quando clica em Apresentação do Guia</w:t>
      </w:r>
    </w:p>
  </w:comment>
  <w:comment w:author="JANAÍNA ROCHA DE SOUSA ALMEIDA" w:id="35" w:date="2026-07-26T21:17:00Z"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apresentar como fazer o registro no prontuário, sempre mostrar onde seria o registro na caderneta. Na caderneta a fala pode ser resumida, se atendo as imagens.</w:t>
      </w:r>
    </w:p>
  </w:comment>
  <w:comment w:author="Arina Araújo da Silva" w:id="0" w:date="2026-08-08T05:14:21Z"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acesso inicial (quando clica no link)</w:t>
      </w:r>
    </w:p>
  </w:comment>
  <w:comment w:author="Arina Araújo da Silva" w:id="2" w:date="2026-08-08T05:32:32Z"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clicavel que ficará na barra superior entra a apresentação do Guia e Registros que Cuidam</w:t>
      </w:r>
    </w:p>
  </w:comment>
  <w:comment w:author="JANAÍNA ROCHA DE SOUSA ALMEIDA" w:id="29" w:date="2026-07-26T20:56:00Z"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Ressalto novamente que as imagens precisam estar visíveis.</w:t>
      </w:r>
    </w:p>
  </w:comment>
  <w:comment w:author="JANAÍNA ROCHA DE SOUSA ALMEIDA" w:id="15" w:date="2026-07-26T20:31:00Z"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 colocar imagem que remeta ao prontuário eletrônico e a caderneta da criança.</w:t>
      </w:r>
    </w:p>
  </w:comment>
  <w:comment w:author="Arina Araújo da Silva" w:id="19" w:date="2026-08-08T06:19:25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Padronizar esse tópico para cada etapa referente ao caderneta da criança. (Inseri um caderno para facilitar o entendimento. Pode ser uma figura mais atualizada que represente uma caderneta</w:t>
      </w:r>
    </w:p>
  </w:comment>
  <w:comment w:author="Arina Araújo da Silva" w:id="31" w:date="2026-08-03T00:09:24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Coloquei a de 2016, que é a referência da diretriz clínica antiga.</w:t>
      </w:r>
    </w:p>
  </w:comment>
  <w:comment w:author="Arina Araújo da Silva" w:id="7" w:date="2026-08-08T05:40:40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que aparecem quando se clica no item Indicadores</w:t>
      </w:r>
    </w:p>
  </w:comment>
  <w:comment w:author="JANAÍNA ROCHA DE SOUSA ALMEIDA" w:id="39" w:date="2026-07-26T21:10:00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colocar a faixa etária indicada</w:t>
      </w:r>
    </w:p>
  </w:comment>
  <w:comment w:author="Arina Araújo da Silva" w:id="27" w:date="2026-08-03T03:00:27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imagem ficou como exemplo. Pois não estou conseguindo acessar a cadernata da criança. O link informa não que não está disponível.</w:t>
      </w:r>
    </w:p>
  </w:comment>
  <w:comment w:author="Arina Araújo da Silva" w:id="28" w:date="2026-08-04T02:08:08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consegui acesso a caderneta, mas não pelo site oficial do ministério da saúde: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https://wp.ufpel.edu.br/ipab/files/2025/06/caderneta_crianca_menina_passaporte_cidadania_7ed.pdf</w:t>
      </w:r>
    </w:p>
  </w:comment>
  <w:comment w:author="Arina Araújo da Silva" w:id="20" w:date="2026-08-08T15:18:25Z"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ATENÇÃO: Todas os prints de tela do prontuário, precisa ser ajustado.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1 as informações do canto superior direito (referentes aos dados do profissional)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2 As informações referentes a criança como por ex: Criança teste puericultura, sexo, dn não pode aparacer</w:t>
      </w:r>
    </w:p>
  </w:comment>
  <w:comment w:author="Arina Araújo da Silva" w:id="13" w:date="2026-08-08T05:55:32Z"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item clicavel</w:t>
      </w:r>
    </w:p>
  </w:comment>
  <w:comment w:author="JANAÍNA ROCHA DE SOUSA ALMEIDA" w:id="34" w:date="2026-07-26T21:16:00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colocar o registro também na caderneta.</w:t>
      </w:r>
    </w:p>
  </w:comment>
  <w:comment w:author="Arina Araújo da Silva" w:id="14" w:date="2026-08-08T05:56:19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que aparecem quando se clica no Sub item Unidade Amiga da Primeira Infância</w:t>
      </w:r>
    </w:p>
  </w:comment>
  <w:comment w:author="JANAÍNA ROCHA DE SOUSA ALMEIDA" w:id="32" w:date="2026-07-26T21:02:00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precisamos ressalta a importância de preencher a estratificação de risco da criança. Não colocar a tela da estratificação não classificado, para não induzir a não realização da mesma. Tirar a primeira imagem e deixar apenas a segunda.</w:t>
      </w:r>
    </w:p>
  </w:comment>
  <w:comment w:author="Arina Araújo da Silva" w:id="10" w:date="2026-08-08T05:50:40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item clicavel</w:t>
      </w:r>
    </w:p>
  </w:comment>
  <w:comment w:author="Arina Araújo da Silva" w:id="30" w:date="2026-07-31T04:41:14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eu achei melhor juntar o 2.7 Ferramentas do SOAP +2.8 Criança/Adolescente. Com isso, ajustei todos os tópicos posteriores.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acha?</w:t>
      </w:r>
    </w:p>
  </w:comment>
  <w:comment w:author="JANAÍNA ROCHA DE SOUSA ALMEIDA" w:id="36" w:date="2026-07-26T21:08:00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deixar apenas a primeira imagem</w:t>
      </w:r>
    </w:p>
  </w:comment>
  <w:comment w:author="Arina Araújo da Silva" w:id="11" w:date="2026-08-08T05:51:41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que aparecem quando se clica no Sub item Saúde Brasil 360º</w:t>
      </w:r>
    </w:p>
  </w:comment>
  <w:comment w:author="JANAÍNA ROCHA DE SOUSA ALMEIDA" w:id="8" w:date="2026-07-26T20:30:00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 fazer uma imagem que coloque as duas ferramentas que iremos abordar - Basil 360 e UAPI</w:t>
      </w:r>
    </w:p>
  </w:comment>
  <w:comment w:author="Arina Araújo da Silva" w:id="9" w:date="2026-08-08T05:45:06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vc elaborar essa imagem, irei te enviar compartilhar em drive a Fig. 1  Saúde Brasil 360º</w:t>
      </w:r>
    </w:p>
  </w:comment>
  <w:comment w:author="Arina Araújo da Silva" w:id="44" w:date="2026-08-04T05:51:11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 dúvida. Essas referência já tinham sido informadas no projeto. Devo manter a data de acesso ou tenho que colocar atualizada?</w:t>
      </w:r>
    </w:p>
  </w:comment>
  <w:comment w:author="Arina Araújo da Silva" w:id="43" w:date="2026-08-04T05:33:27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fiquei com dúvidas de como informar. Pois o link do ministério da saúde não está disponível. Por isso coloquei o link de onde consegui o acesso.</w:t>
      </w:r>
    </w:p>
  </w:comment>
  <w:comment w:author="Arina Araújo da Silva" w:id="41" w:date="2026-07-31T04:51:14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Acrescentei esse tópico para deixar mais didático.</w:t>
      </w:r>
    </w:p>
  </w:comment>
  <w:comment w:author="JANAÍNA ROCHA DE SOUSA ALMEIDA" w:id="26" w:date="2026-07-26T20:55:00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acho necessário colocar as 4 imagens. Podemos tirar as 4 e deixar para inserir as imagens da caderneta ao longo do texto.</w:t>
        <w:br w:type="textWrapping"/>
        <w:t xml:space="preserve">Para o design: poderíamos pensar em um padrão para deixar claro quando estivermos falando do preenchimento no prontuário e na caderneta da criança.</w:t>
      </w:r>
    </w:p>
  </w:comment>
  <w:comment w:author="JANAÍNA ROCHA DE SOUSA ALMEIDA" w:id="40" w:date="2026-07-26T21:12:00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precisamos colocar a imagem da tela nesse momento.Podemos fazer uma figura que fale sobre os 3 testes e os detalhes de cada um, de forma mais interativa. Não colocar a imagem da tela.</w:t>
      </w:r>
    </w:p>
  </w:comment>
  <w:comment w:author="Arina Araújo da Silva" w:id="37" w:date="2026-07-31T04:48:15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Retirei Telas de</w:t>
      </w:r>
    </w:p>
  </w:comment>
  <w:comment w:author="JANAÍNA ROCHA DE SOUSA ALMEIDA" w:id="16" w:date="2026-07-26T20:32:00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 colocar esses indicadores em uma imagem</w:t>
      </w:r>
    </w:p>
  </w:comment>
  <w:comment w:author="JANAÍNA ROCHA DE SOUSA ALMEIDA" w:id="42" w:date="2026-07-26T21:19:00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 inserir as referências do seu guia.</w:t>
      </w:r>
    </w:p>
  </w:comment>
  <w:comment w:author="Arina Araújo da Silva" w:id="17" w:date="2026-08-08T06:12:32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clicavel que ficará na barra superior entre a apresentação do Guia e Registros que Cuidam</w:t>
      </w:r>
    </w:p>
  </w:comment>
  <w:comment w:author="JANAÍNA ROCHA DE SOUSA ALMEIDA" w:id="38" w:date="2026-07-26T21:18:00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Ressaltar a presença dele na caderneta e inserir a imagem.</w:t>
      </w:r>
    </w:p>
  </w:comment>
  <w:comment w:author="Arina Araújo da Silva" w:id="18" w:date="2026-08-08T06:18:25Z"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Padronizar esse tópico ara cada etapa referente ao pronturario eletronico. (Inseri o computador para facilitar o entendimento. Pode ser uma figura mais atualizada que represente um prontuário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75" w15:done="0"/>
  <w15:commentEx w15:paraId="00000176" w15:done="0"/>
  <w15:commentEx w15:paraId="00000177" w15:done="0"/>
  <w15:commentEx w15:paraId="00000178" w15:done="0"/>
  <w15:commentEx w15:paraId="00000179" w15:paraIdParent="00000178" w15:done="0"/>
  <w15:commentEx w15:paraId="0000017A" w15:paraIdParent="00000178" w15:done="0"/>
  <w15:commentEx w15:paraId="0000017B" w15:done="0"/>
  <w15:commentEx w15:paraId="0000017C" w15:done="0"/>
  <w15:commentEx w15:paraId="0000017D" w15:paraIdParent="0000017C" w15:done="0"/>
  <w15:commentEx w15:paraId="0000017F" w15:done="0"/>
  <w15:commentEx w15:paraId="00000181" w15:done="0"/>
  <w15:commentEx w15:paraId="00000182" w15:done="0"/>
  <w15:commentEx w15:paraId="00000183" w15:done="0"/>
  <w15:commentEx w15:paraId="00000184" w15:done="0"/>
  <w15:commentEx w15:paraId="00000185" w15:done="0"/>
  <w15:commentEx w15:paraId="00000186" w15:done="0"/>
  <w15:commentEx w15:paraId="00000187" w15:done="0"/>
  <w15:commentEx w15:paraId="00000188" w15:done="0"/>
  <w15:commentEx w15:paraId="00000189" w15:done="0"/>
  <w15:commentEx w15:paraId="0000018A" w15:done="0"/>
  <w15:commentEx w15:paraId="0000018B" w15:done="0"/>
  <w15:commentEx w15:paraId="0000018C" w15:done="0"/>
  <w15:commentEx w15:paraId="0000018E" w15:paraIdParent="0000018C" w15:done="0"/>
  <w15:commentEx w15:paraId="00000191" w15:done="0"/>
  <w15:commentEx w15:paraId="00000192" w15:done="0"/>
  <w15:commentEx w15:paraId="00000193" w15:done="0"/>
  <w15:commentEx w15:paraId="00000194" w15:done="0"/>
  <w15:commentEx w15:paraId="00000195" w15:done="0"/>
  <w15:commentEx w15:paraId="00000196" w15:done="0"/>
  <w15:commentEx w15:paraId="00000198" w15:done="0"/>
  <w15:commentEx w15:paraId="00000199" w15:done="0"/>
  <w15:commentEx w15:paraId="0000019A" w15:done="0"/>
  <w15:commentEx w15:paraId="0000019B" w15:done="0"/>
  <w15:commentEx w15:paraId="0000019C" w15:paraIdParent="0000019B" w15:done="0"/>
  <w15:commentEx w15:paraId="0000019D" w15:done="0"/>
  <w15:commentEx w15:paraId="0000019E" w15:done="0"/>
  <w15:commentEx w15:paraId="0000019F" w15:done="0"/>
  <w15:commentEx w15:paraId="000001A0" w15:done="0"/>
  <w15:commentEx w15:paraId="000001A1" w15:done="0"/>
  <w15:commentEx w15:paraId="000001A2" w15:done="0"/>
  <w15:commentEx w15:paraId="000001A3" w15:done="0"/>
  <w15:commentEx w15:paraId="000001A4" w15:done="0"/>
  <w15:commentEx w15:paraId="000001A5" w15:done="0"/>
  <w15:commentEx w15:paraId="000001A6" w15:done="0"/>
  <w15:commentEx w15:paraId="000001A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15.png"/><Relationship Id="rId41" Type="http://schemas.openxmlformats.org/officeDocument/2006/relationships/image" Target="media/image8.png"/><Relationship Id="rId44" Type="http://schemas.openxmlformats.org/officeDocument/2006/relationships/image" Target="media/image21.png"/><Relationship Id="rId43" Type="http://schemas.openxmlformats.org/officeDocument/2006/relationships/image" Target="media/image6.png"/><Relationship Id="rId46" Type="http://schemas.openxmlformats.org/officeDocument/2006/relationships/image" Target="media/image17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p.ufpel.edu.br/ipab/files/2025/06/caderneta_crianca_menina_passaporte_cidadania_7ed.pdf" TargetMode="External"/><Relationship Id="rId48" Type="http://schemas.openxmlformats.org/officeDocument/2006/relationships/image" Target="media/image11.png"/><Relationship Id="rId47" Type="http://schemas.openxmlformats.org/officeDocument/2006/relationships/image" Target="media/image3.png"/><Relationship Id="rId49" Type="http://schemas.openxmlformats.org/officeDocument/2006/relationships/image" Target="media/image1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36.png"/><Relationship Id="rId30" Type="http://schemas.openxmlformats.org/officeDocument/2006/relationships/image" Target="media/image34.png"/><Relationship Id="rId33" Type="http://schemas.openxmlformats.org/officeDocument/2006/relationships/image" Target="media/image38.png"/><Relationship Id="rId32" Type="http://schemas.openxmlformats.org/officeDocument/2006/relationships/image" Target="media/image41.png"/><Relationship Id="rId35" Type="http://schemas.openxmlformats.org/officeDocument/2006/relationships/image" Target="media/image13.png"/><Relationship Id="rId34" Type="http://schemas.openxmlformats.org/officeDocument/2006/relationships/image" Target="media/image39.png"/><Relationship Id="rId37" Type="http://schemas.openxmlformats.org/officeDocument/2006/relationships/image" Target="media/image18.png"/><Relationship Id="rId36" Type="http://schemas.openxmlformats.org/officeDocument/2006/relationships/image" Target="media/image30.png"/><Relationship Id="rId39" Type="http://schemas.openxmlformats.org/officeDocument/2006/relationships/image" Target="media/image5.png"/><Relationship Id="rId38" Type="http://schemas.openxmlformats.org/officeDocument/2006/relationships/image" Target="media/image9.png"/><Relationship Id="rId62" Type="http://schemas.openxmlformats.org/officeDocument/2006/relationships/hyperlink" Target="https://wp.ufpel.edu.br/ipab/files/2025/06/caderneta_crianca_menina_passaporte_cidadania_7ed.pdf" TargetMode="External"/><Relationship Id="rId61" Type="http://schemas.openxmlformats.org/officeDocument/2006/relationships/hyperlink" Target="https://wp.ufpel.edu.br/ipab/files/2025/06/caderneta_crianca_menina_passaporte_cidadania_7ed.pdf" TargetMode="External"/><Relationship Id="rId20" Type="http://schemas.openxmlformats.org/officeDocument/2006/relationships/image" Target="media/image26.png"/><Relationship Id="rId64" Type="http://schemas.openxmlformats.org/officeDocument/2006/relationships/hyperlink" Target="https://bvsms.saude.gov.br/bvs/saudelegis/gm/2024/prt3493_11_04_2024.html" TargetMode="External"/><Relationship Id="rId63" Type="http://schemas.openxmlformats.org/officeDocument/2006/relationships/hyperlink" Target="https://portaldeboaspraticas.iff.fiocruz.br/biblioteca/pnaisc/" TargetMode="External"/><Relationship Id="rId22" Type="http://schemas.openxmlformats.org/officeDocument/2006/relationships/image" Target="media/image35.png"/><Relationship Id="rId21" Type="http://schemas.openxmlformats.org/officeDocument/2006/relationships/image" Target="media/image29.png"/><Relationship Id="rId65" Type="http://schemas.openxmlformats.org/officeDocument/2006/relationships/hyperlink" Target="https://saude.fortaleza.ce.gov.br/images/Diretrizes_Clinicas_2016/criancas.pdf" TargetMode="External"/><Relationship Id="rId24" Type="http://schemas.openxmlformats.org/officeDocument/2006/relationships/image" Target="media/image37.png"/><Relationship Id="rId23" Type="http://schemas.openxmlformats.org/officeDocument/2006/relationships/image" Target="media/image31.png"/><Relationship Id="rId60" Type="http://schemas.openxmlformats.org/officeDocument/2006/relationships/hyperlink" Target="https://www.gov.br/saude/pt-br/acesso-a-informacao/participacao-social/consultas-publicas/2025/guia-de-intervencao-precoce-de-0-a-3-anos-de-idade/documento-preliminar-minuta" TargetMode="External"/><Relationship Id="rId26" Type="http://schemas.openxmlformats.org/officeDocument/2006/relationships/image" Target="media/image40.png"/><Relationship Id="rId25" Type="http://schemas.openxmlformats.org/officeDocument/2006/relationships/image" Target="media/image23.png"/><Relationship Id="rId28" Type="http://schemas.openxmlformats.org/officeDocument/2006/relationships/image" Target="media/image33.png"/><Relationship Id="rId27" Type="http://schemas.openxmlformats.org/officeDocument/2006/relationships/image" Target="media/image24.png"/><Relationship Id="rId29" Type="http://schemas.openxmlformats.org/officeDocument/2006/relationships/image" Target="media/image28.png"/><Relationship Id="rId51" Type="http://schemas.openxmlformats.org/officeDocument/2006/relationships/image" Target="media/image10.png"/><Relationship Id="rId50" Type="http://schemas.openxmlformats.org/officeDocument/2006/relationships/image" Target="media/image1.png"/><Relationship Id="rId53" Type="http://schemas.openxmlformats.org/officeDocument/2006/relationships/image" Target="media/image2.png"/><Relationship Id="rId52" Type="http://schemas.openxmlformats.org/officeDocument/2006/relationships/image" Target="media/image19.png"/><Relationship Id="rId11" Type="http://schemas.openxmlformats.org/officeDocument/2006/relationships/hyperlink" Target="https://wp.ufpel.edu.br/ipab/files/2025/06/caderneta_crianca_menino_passaporte_cidadania_7ed.pdf" TargetMode="External"/><Relationship Id="rId55" Type="http://schemas.openxmlformats.org/officeDocument/2006/relationships/image" Target="media/image4.png"/><Relationship Id="rId10" Type="http://schemas.openxmlformats.org/officeDocument/2006/relationships/hyperlink" Target="https://wp.ufpel.edu.br/ipab/files/2025/06/caderneta_crianca_menina_passaporte_cidadania_7ed.pdf" TargetMode="External"/><Relationship Id="rId54" Type="http://schemas.openxmlformats.org/officeDocument/2006/relationships/image" Target="media/image7.png"/><Relationship Id="rId13" Type="http://schemas.openxmlformats.org/officeDocument/2006/relationships/hyperlink" Target="https://meususdigital.saude.gov.br?utm_source=chatgpt.com" TargetMode="External"/><Relationship Id="rId57" Type="http://schemas.openxmlformats.org/officeDocument/2006/relationships/hyperlink" Target="https://www.gov.br/saude/pt-br/composicao/saps/publicacoes/fichas-tecnicas/equipe-de-atencao-primaria-e-saude-da-familia/nota-metodologica-c2-cuidado-no-desenvolvimento-infantil" TargetMode="External"/><Relationship Id="rId12" Type="http://schemas.openxmlformats.org/officeDocument/2006/relationships/hyperlink" Target="https://meususdigital.saude.gov.br?utm_source=chatgpt.com" TargetMode="External"/><Relationship Id="rId56" Type="http://schemas.openxmlformats.org/officeDocument/2006/relationships/hyperlink" Target="https://www.gov.br/saude/pt-br/composicao/saps/publicacoes/fichas-tecnicas/equipe-de-atencao-primaria-e-saude-da-familia/nota-metodologica-c2-cuidado-no-desenvolvimento-infantil" TargetMode="External"/><Relationship Id="rId15" Type="http://schemas.openxmlformats.org/officeDocument/2006/relationships/image" Target="media/image22.png"/><Relationship Id="rId59" Type="http://schemas.openxmlformats.org/officeDocument/2006/relationships/hyperlink" Target="https://www.gov.br/saude/pt-br/acesso-a-informacao/participacao-social/consultas-publicas/2025/guia-de-intervencao-precoce-de-0-a-3-anos-de-idade/documento-preliminar-minuta" TargetMode="External"/><Relationship Id="rId14" Type="http://schemas.openxmlformats.org/officeDocument/2006/relationships/hyperlink" Target="https://saude.fastmedic.com.br/fortaleza/" TargetMode="External"/><Relationship Id="rId58" Type="http://schemas.openxmlformats.org/officeDocument/2006/relationships/hyperlink" Target="https://bvsms.saude.gov.br/bvs/saudelegis/gm/2024/prt3493_11_04_2024.html" TargetMode="External"/><Relationship Id="rId17" Type="http://schemas.openxmlformats.org/officeDocument/2006/relationships/image" Target="media/image32.png"/><Relationship Id="rId16" Type="http://schemas.openxmlformats.org/officeDocument/2006/relationships/image" Target="media/image27.png"/><Relationship Id="rId19" Type="http://schemas.openxmlformats.org/officeDocument/2006/relationships/image" Target="media/image25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d/twJevY12g++CEuE6fyS/vlQ==">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